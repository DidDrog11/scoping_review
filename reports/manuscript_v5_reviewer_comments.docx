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C688F" w14:textId="77777777" w:rsidR="00805094" w:rsidRDefault="00000000" w:rsidP="008322F4">
      <w:pPr>
        <w:pStyle w:val="Title"/>
        <w:spacing w:line="480" w:lineRule="auto"/>
      </w:pPr>
      <w:r>
        <w:t>Rodent trapping studies as an overlooked information source for understanding endemic and novel zoonotic spillover.</w:t>
      </w:r>
    </w:p>
    <w:p w14:paraId="1CEB6348" w14:textId="273319D5" w:rsidR="009A39AE" w:rsidRDefault="009A39AE" w:rsidP="008322F4">
      <w:pPr>
        <w:pStyle w:val="Subtitle"/>
        <w:spacing w:line="480" w:lineRule="auto"/>
      </w:pPr>
      <w:r>
        <w:t>Rodent trapping to understand zoonotic spillover risk</w:t>
      </w:r>
    </w:p>
    <w:p w14:paraId="3AB1745B" w14:textId="4E3063D2" w:rsidR="009A39AE" w:rsidRDefault="009A39AE" w:rsidP="008322F4">
      <w:pPr>
        <w:pStyle w:val="Author"/>
        <w:spacing w:line="480" w:lineRule="auto"/>
        <w:jc w:val="left"/>
      </w:pPr>
      <w:r>
        <w:t>David Simons</w:t>
      </w:r>
      <w:r w:rsidR="00556C7B">
        <w:rPr>
          <w:vertAlign w:val="superscript"/>
        </w:rPr>
        <w:t>1, 2, 3</w:t>
      </w:r>
    </w:p>
    <w:p w14:paraId="44C98E51" w14:textId="05E77C21" w:rsidR="009A39AE" w:rsidRPr="00556C7B" w:rsidRDefault="009A39AE" w:rsidP="008322F4">
      <w:pPr>
        <w:pStyle w:val="Author"/>
        <w:spacing w:line="480" w:lineRule="auto"/>
        <w:jc w:val="left"/>
        <w:rPr>
          <w:vertAlign w:val="superscript"/>
        </w:rPr>
      </w:pPr>
      <w:r>
        <w:t>Lauren A. Attfield</w:t>
      </w:r>
      <w:r w:rsidR="00556C7B">
        <w:rPr>
          <w:vertAlign w:val="superscript"/>
        </w:rPr>
        <w:t>3</w:t>
      </w:r>
    </w:p>
    <w:p w14:paraId="0365894E" w14:textId="1B3A00DB" w:rsidR="009A39AE" w:rsidRPr="00556C7B" w:rsidRDefault="009A39AE" w:rsidP="008322F4">
      <w:pPr>
        <w:pStyle w:val="Author"/>
        <w:spacing w:line="480" w:lineRule="auto"/>
        <w:jc w:val="left"/>
        <w:rPr>
          <w:vertAlign w:val="superscript"/>
        </w:rPr>
      </w:pPr>
      <w:r>
        <w:t>Kate E. Jones</w:t>
      </w:r>
      <w:r w:rsidR="00556C7B">
        <w:rPr>
          <w:vertAlign w:val="superscript"/>
        </w:rPr>
        <w:t>3</w:t>
      </w:r>
    </w:p>
    <w:p w14:paraId="69511A93" w14:textId="2E8D054B" w:rsidR="009A39AE" w:rsidRPr="00556C7B" w:rsidRDefault="009A39AE" w:rsidP="008322F4">
      <w:pPr>
        <w:pStyle w:val="Author"/>
        <w:spacing w:line="480" w:lineRule="auto"/>
        <w:jc w:val="left"/>
        <w:rPr>
          <w:vertAlign w:val="superscript"/>
        </w:rPr>
      </w:pPr>
      <w:r>
        <w:t>Deborah Watson-Jones</w:t>
      </w:r>
      <w:r w:rsidR="00556C7B">
        <w:rPr>
          <w:vertAlign w:val="superscript"/>
        </w:rPr>
        <w:t>2, 4</w:t>
      </w:r>
    </w:p>
    <w:p w14:paraId="317CE32E" w14:textId="0C54E02F" w:rsidR="009A39AE" w:rsidRDefault="009A39AE" w:rsidP="008322F4">
      <w:pPr>
        <w:pStyle w:val="Author"/>
        <w:spacing w:line="480" w:lineRule="auto"/>
        <w:jc w:val="left"/>
        <w:rPr>
          <w:vertAlign w:val="superscript"/>
        </w:rPr>
      </w:pPr>
      <w:r>
        <w:t>Richard Kock</w:t>
      </w:r>
      <w:r w:rsidR="00556C7B">
        <w:rPr>
          <w:vertAlign w:val="superscript"/>
        </w:rPr>
        <w:t>1</w:t>
      </w:r>
    </w:p>
    <w:p w14:paraId="4FE9E0B9" w14:textId="15B626E5" w:rsidR="00556C7B" w:rsidRDefault="00556C7B" w:rsidP="008322F4">
      <w:pPr>
        <w:pStyle w:val="BodyText"/>
        <w:spacing w:line="480" w:lineRule="auto"/>
      </w:pPr>
      <w:r>
        <w:rPr>
          <w:vertAlign w:val="superscript"/>
        </w:rPr>
        <w:t>1</w:t>
      </w:r>
      <w:r>
        <w:t xml:space="preserve"> Centre for Emerging, Endemic and Exotic Diseases, The Royal Veterinary College, London, UK</w:t>
      </w:r>
    </w:p>
    <w:p w14:paraId="2585223E" w14:textId="7180DDFA" w:rsidR="00556C7B" w:rsidRDefault="00556C7B" w:rsidP="008322F4">
      <w:pPr>
        <w:pStyle w:val="BodyText"/>
        <w:spacing w:line="480" w:lineRule="auto"/>
      </w:pPr>
      <w:r>
        <w:rPr>
          <w:vertAlign w:val="superscript"/>
        </w:rPr>
        <w:t>2</w:t>
      </w:r>
      <w:r>
        <w:t xml:space="preserve"> Clinical Research Department, London School of Hygiene and Tropical Medicine, London, UK</w:t>
      </w:r>
    </w:p>
    <w:p w14:paraId="5A5EED5A" w14:textId="791F9505" w:rsidR="00556C7B" w:rsidRDefault="00556C7B" w:rsidP="008322F4">
      <w:pPr>
        <w:pStyle w:val="BodyText"/>
        <w:spacing w:line="480" w:lineRule="auto"/>
      </w:pPr>
      <w:r>
        <w:rPr>
          <w:vertAlign w:val="superscript"/>
        </w:rPr>
        <w:t>3</w:t>
      </w:r>
      <w:r>
        <w:t xml:space="preserve"> Centre for Biodiversity and Environment Research, University College London, London, UK</w:t>
      </w:r>
    </w:p>
    <w:p w14:paraId="2F292838" w14:textId="1E824873" w:rsidR="00556C7B" w:rsidRPr="00556C7B" w:rsidRDefault="00556C7B" w:rsidP="008322F4">
      <w:pPr>
        <w:pStyle w:val="BodyText"/>
        <w:spacing w:line="480" w:lineRule="auto"/>
        <w:rPr>
          <w:lang w:val="en-GB"/>
        </w:rPr>
      </w:pPr>
      <w:r>
        <w:rPr>
          <w:vertAlign w:val="superscript"/>
          <w:lang w:val="en-GB"/>
        </w:rPr>
        <w:t>4</w:t>
      </w:r>
      <w:r>
        <w:rPr>
          <w:lang w:val="en-GB"/>
        </w:rPr>
        <w:t xml:space="preserve"> Mwanza Intervention Trials Unit, National Institute for Medical Research, Mwanza, Tanzania</w:t>
      </w:r>
    </w:p>
    <w:p w14:paraId="64186599" w14:textId="77777777" w:rsidR="001879B4" w:rsidRDefault="001879B4" w:rsidP="008322F4">
      <w:pPr>
        <w:spacing w:line="480" w:lineRule="auto"/>
        <w:rPr>
          <w:rFonts w:asciiTheme="majorHAnsi" w:eastAsiaTheme="majorEastAsia" w:hAnsiTheme="majorHAnsi" w:cstheme="majorBidi"/>
          <w:b/>
          <w:bCs/>
          <w:color w:val="000000" w:themeColor="text1"/>
          <w:sz w:val="32"/>
          <w:szCs w:val="32"/>
        </w:rPr>
      </w:pPr>
      <w:bookmarkStart w:id="0" w:name="abstract"/>
      <w:r>
        <w:br w:type="page"/>
      </w:r>
    </w:p>
    <w:p w14:paraId="499E16DC" w14:textId="5A1EA121" w:rsidR="00805094" w:rsidRDefault="00000000" w:rsidP="008322F4">
      <w:pPr>
        <w:pStyle w:val="Heading1"/>
        <w:spacing w:line="480" w:lineRule="auto"/>
      </w:pPr>
      <w:r>
        <w:lastRenderedPageBreak/>
        <w:t>Abstract</w:t>
      </w:r>
    </w:p>
    <w:p w14:paraId="50DFDEF8" w14:textId="516C9C78" w:rsidR="00805094" w:rsidRDefault="00000000" w:rsidP="008322F4">
      <w:pPr>
        <w:pStyle w:val="FirstParagraph"/>
        <w:spacing w:line="480" w:lineRule="auto"/>
      </w:pPr>
      <w:bookmarkStart w:id="1" w:name="_Hlk118117247"/>
      <w:r>
        <w:t>Rodents</w:t>
      </w:r>
      <w:ins w:id="2" w:author="David Simons" w:date="2022-10-31T13:32:00Z">
        <w:r w:rsidR="00F115F6">
          <w:t xml:space="preserve"> a diverse, globally distributed and ecologically important order of mammals</w:t>
        </w:r>
      </w:ins>
      <w:r>
        <w:t xml:space="preserve"> are </w:t>
      </w:r>
      <w:ins w:id="3" w:author="David Simons" w:date="2022-10-31T13:32:00Z">
        <w:r w:rsidR="00F115F6">
          <w:t xml:space="preserve">nevertheless </w:t>
        </w:r>
      </w:ins>
      <w:r>
        <w:t xml:space="preserve">important </w:t>
      </w:r>
      <w:del w:id="4" w:author="David Simons" w:date="2022-10-31T13:32:00Z">
        <w:r w:rsidDel="00F115F6">
          <w:delText xml:space="preserve">globally distributed </w:delText>
        </w:r>
      </w:del>
      <w:r>
        <w:t>reservoirs of known and novel zoonotic pathogens. Ongoing anthropogenic land use change is altering the composition of</w:t>
      </w:r>
      <w:ins w:id="5" w:author="David Simons" w:date="2022-10-31T13:33:00Z">
        <w:r w:rsidR="00F115F6">
          <w:t xml:space="preserve"> these </w:t>
        </w:r>
      </w:ins>
      <w:ins w:id="6" w:author="David Simons" w:date="2022-10-31T13:34:00Z">
        <w:r w:rsidR="00F115F6">
          <w:t>species’</w:t>
        </w:r>
      </w:ins>
      <w:ins w:id="7" w:author="David Simons" w:date="2022-10-31T13:33:00Z">
        <w:r w:rsidR="00F115F6">
          <w:t xml:space="preserve"> abundance and distribution which among zoonotic host species may alter</w:t>
        </w:r>
      </w:ins>
      <w:del w:id="8" w:author="David Simons" w:date="2022-10-31T13:33:00Z">
        <w:r w:rsidDel="00F115F6">
          <w:delText xml:space="preserve"> host species assemblages and modifying</w:delText>
        </w:r>
      </w:del>
      <w:r>
        <w:t xml:space="preserve"> the risk of zoonoses spillover events. </w:t>
      </w:r>
      <w:bookmarkStart w:id="9" w:name="_Hlk118117298"/>
      <w:r>
        <w:t xml:space="preserve">These changes </w:t>
      </w:r>
      <w:del w:id="10" w:author="David Simons" w:date="2022-10-31T13:34:00Z">
        <w:r w:rsidDel="00F115F6">
          <w:delText xml:space="preserve">mean </w:delText>
        </w:r>
      </w:del>
      <w:ins w:id="11" w:author="David Simons" w:date="2022-10-31T13:34:00Z">
        <w:r w:rsidR="00F115F6">
          <w:t>demand</w:t>
        </w:r>
        <w:r w:rsidR="00F115F6">
          <w:t xml:space="preserve"> </w:t>
        </w:r>
      </w:ins>
      <w:r>
        <w:t xml:space="preserve">that </w:t>
      </w:r>
      <w:del w:id="12" w:author="David Simons" w:date="2022-10-31T13:34:00Z">
        <w:r w:rsidDel="00F115F6">
          <w:delText xml:space="preserve">an </w:delText>
        </w:r>
      </w:del>
      <w:ins w:id="13" w:author="David Simons" w:date="2022-10-31T13:34:00Z">
        <w:r w:rsidR="00F115F6">
          <w:t>a better</w:t>
        </w:r>
        <w:r w:rsidR="00F115F6">
          <w:t xml:space="preserve"> </w:t>
        </w:r>
      </w:ins>
      <w:r>
        <w:t xml:space="preserve">understanding of the current distribution of rodent species is vital for </w:t>
      </w:r>
      <w:del w:id="14" w:author="David Simons" w:date="2022-10-31T13:34:00Z">
        <w:r w:rsidDel="00F115F6">
          <w:delText xml:space="preserve">accurately </w:delText>
        </w:r>
      </w:del>
      <w:ins w:id="15" w:author="David Simons" w:date="2022-10-31T13:34:00Z">
        <w:r w:rsidR="00F115F6">
          <w:t>mitigating potential zoonotic</w:t>
        </w:r>
      </w:ins>
      <w:del w:id="16" w:author="David Simons" w:date="2022-10-31T13:34:00Z">
        <w:r w:rsidDel="00F115F6">
          <w:delText xml:space="preserve">describing </w:delText>
        </w:r>
      </w:del>
      <w:ins w:id="17" w:author="David Simons" w:date="2022-10-31T13:34:00Z">
        <w:r w:rsidR="00F115F6">
          <w:t xml:space="preserve"> </w:t>
        </w:r>
      </w:ins>
      <w:r>
        <w:t>disease hazard and managing risk</w:t>
      </w:r>
      <w:bookmarkEnd w:id="9"/>
      <w:r>
        <w:t xml:space="preserve">. </w:t>
      </w:r>
      <w:bookmarkEnd w:id="1"/>
      <w:r>
        <w:t>However, available species distribution and host-pathogen association datasets (</w:t>
      </w:r>
      <w:proofErr w:type="gramStart"/>
      <w:r>
        <w:t>e.g.</w:t>
      </w:r>
      <w:proofErr w:type="gramEnd"/>
      <w:r>
        <w:t xml:space="preserve"> IUCN, GBIF, CLOVER) are often taxonomically and spatially biased. </w:t>
      </w:r>
      <w:bookmarkStart w:id="18" w:name="_Hlk118117381"/>
      <w:r>
        <w:t xml:space="preserve">Here, we </w:t>
      </w:r>
      <w:proofErr w:type="spellStart"/>
      <w:r>
        <w:t>synthesise</w:t>
      </w:r>
      <w:proofErr w:type="spellEnd"/>
      <w:r>
        <w:t xml:space="preserve"> data from West Africa from 127 rodent trapping studies, published between 1964-2022, as an additional source of information to </w:t>
      </w:r>
      <w:proofErr w:type="spellStart"/>
      <w:r>
        <w:t>characterise</w:t>
      </w:r>
      <w:proofErr w:type="spellEnd"/>
      <w:r>
        <w:t xml:space="preserve"> the range and presence of</w:t>
      </w:r>
      <w:ins w:id="19" w:author="David Simons" w:date="2022-10-31T13:35:00Z">
        <w:r w:rsidR="00F115F6">
          <w:t xml:space="preserve"> rodent species</w:t>
        </w:r>
      </w:ins>
      <w:ins w:id="20" w:author="David Simons" w:date="2022-10-31T13:36:00Z">
        <w:r w:rsidR="00F115F6">
          <w:t xml:space="preserve"> and</w:t>
        </w:r>
      </w:ins>
      <w:ins w:id="21" w:author="David Simons" w:date="2022-10-31T13:35:00Z">
        <w:r w:rsidR="00F115F6">
          <w:t xml:space="preserve"> identify the subgroup of species that are potential or known</w:t>
        </w:r>
      </w:ins>
      <w:r>
        <w:t xml:space="preserve"> </w:t>
      </w:r>
      <w:del w:id="22" w:author="David Simons" w:date="2022-10-31T13:35:00Z">
        <w:r w:rsidDel="00F115F6">
          <w:delText xml:space="preserve">important zoonotic </w:delText>
        </w:r>
      </w:del>
      <w:r>
        <w:t>pathogen host</w:t>
      </w:r>
      <w:ins w:id="23" w:author="David Simons" w:date="2022-10-31T13:35:00Z">
        <w:r w:rsidR="00F115F6">
          <w:t>s</w:t>
        </w:r>
      </w:ins>
      <w:del w:id="24" w:author="David Simons" w:date="2022-10-31T13:35:00Z">
        <w:r w:rsidDel="00F115F6">
          <w:delText xml:space="preserve"> species </w:delText>
        </w:r>
      </w:del>
      <w:del w:id="25" w:author="David Simons" w:date="2022-10-31T13:36:00Z">
        <w:r w:rsidDel="00F115F6">
          <w:delText>in this region</w:delText>
        </w:r>
      </w:del>
      <w:bookmarkEnd w:id="18"/>
      <w:r>
        <w:t>. We identify that these rodent trapping studies, although biased towards human dominated landscapes across West Africa, can usefully complement current rodent species distribution datasets and we calculate the discrepancies between these datasets. For five regionally important zoonotic pathogens (</w:t>
      </w:r>
      <w:proofErr w:type="spellStart"/>
      <w:r>
        <w:t>Arenaviridae</w:t>
      </w:r>
      <w:proofErr w:type="spellEnd"/>
      <w:r>
        <w:t xml:space="preserve"> spp., Borrelia spp., </w:t>
      </w:r>
      <w:r>
        <w:rPr>
          <w:i/>
          <w:iCs/>
        </w:rPr>
        <w:t>Lassa mammarenavirus</w:t>
      </w:r>
      <w:r>
        <w:t xml:space="preserve">, Leptospira spp. and </w:t>
      </w:r>
      <w:r>
        <w:rPr>
          <w:i/>
          <w:iCs/>
        </w:rPr>
        <w:t>Toxoplasma gondii</w:t>
      </w:r>
      <w:r>
        <w:t xml:space="preserve">), we identify host-pathogen associations that have not been previously reported in host-association datasets. </w:t>
      </w:r>
      <w:del w:id="26" w:author="David Simons" w:date="2022-10-31T13:36:00Z">
        <w:r w:rsidDel="00F115F6">
          <w:delText xml:space="preserve">These </w:delText>
        </w:r>
      </w:del>
      <w:del w:id="27" w:author="David Simons" w:date="2022-10-31T13:39:00Z">
        <w:r w:rsidDel="00F115F6">
          <w:delText>omission</w:delText>
        </w:r>
      </w:del>
      <w:del w:id="28" w:author="David Simons" w:date="2022-10-31T13:36:00Z">
        <w:r w:rsidDel="00F115F6">
          <w:delText>s</w:delText>
        </w:r>
      </w:del>
      <w:del w:id="29" w:author="David Simons" w:date="2022-10-31T13:39:00Z">
        <w:r w:rsidDel="00F115F6">
          <w:delText xml:space="preserve"> </w:delText>
        </w:r>
      </w:del>
      <w:del w:id="30" w:author="David Simons" w:date="2022-10-31T13:37:00Z">
        <w:r w:rsidDel="00F115F6">
          <w:delText xml:space="preserve">have </w:delText>
        </w:r>
      </w:del>
      <w:del w:id="31" w:author="David Simons" w:date="2022-10-31T13:39:00Z">
        <w:r w:rsidDel="00F115F6">
          <w:delText xml:space="preserve">the potential for biasing estimates of current risk and drivers of zoonoses. </w:delText>
        </w:r>
      </w:del>
      <w:r>
        <w:t>Finally, for these five pathogen groups, we find that the proportion of a rodent hosts range that has been sampled remains small</w:t>
      </w:r>
      <w:r w:rsidR="00A45FEA">
        <w:t xml:space="preserve"> with geographic clustering</w:t>
      </w:r>
      <w:r>
        <w:t xml:space="preserve">. A priority </w:t>
      </w:r>
      <w:del w:id="32" w:author="David Simons" w:date="2022-10-31T13:39:00Z">
        <w:r w:rsidDel="00F115F6">
          <w:delText xml:space="preserve">of future rodent trapping studies </w:delText>
        </w:r>
      </w:del>
      <w:r>
        <w:t xml:space="preserve">should be to sample rodent hosts across a greater geographic range to better </w:t>
      </w:r>
      <w:proofErr w:type="spellStart"/>
      <w:r>
        <w:t>characterise</w:t>
      </w:r>
      <w:proofErr w:type="spellEnd"/>
      <w:r>
        <w:t xml:space="preserve"> current and future risk</w:t>
      </w:r>
      <w:r w:rsidR="00A45FEA">
        <w:t xml:space="preserve"> of zoonotic spillover </w:t>
      </w:r>
      <w:r w:rsidR="00A45FEA">
        <w:lastRenderedPageBreak/>
        <w:t>events</w:t>
      </w:r>
      <w:r>
        <w:t xml:space="preserve">. In the interim, </w:t>
      </w:r>
      <w:del w:id="33" w:author="David Simons" w:date="2022-10-31T13:40:00Z">
        <w:r w:rsidDel="00F115F6">
          <w:delText xml:space="preserve">future </w:delText>
        </w:r>
      </w:del>
      <w:r>
        <w:t>studies of spatial pathogen risk informed by rodent distributions must incorporate a measure of the current sampling biases. The current synthesis of contextually rich rodent trapping data enriches available information from IUCN, GBIF and CLOVER which can support a more complete understanding of the hazard of zoonotic spillover events.</w:t>
      </w:r>
    </w:p>
    <w:p w14:paraId="1BE196E3" w14:textId="777B7834" w:rsidR="001879B4" w:rsidRDefault="001879B4" w:rsidP="008322F4">
      <w:pPr>
        <w:pStyle w:val="Heading1"/>
        <w:spacing w:line="480" w:lineRule="auto"/>
      </w:pPr>
      <w:bookmarkStart w:id="34" w:name="introduction"/>
      <w:bookmarkEnd w:id="0"/>
      <w:r>
        <w:t>Author Summary</w:t>
      </w:r>
    </w:p>
    <w:p w14:paraId="56BF6AF6" w14:textId="26B90286" w:rsidR="00950FA9" w:rsidRPr="00950FA9" w:rsidRDefault="00950FA9" w:rsidP="00950FA9">
      <w:pPr>
        <w:pStyle w:val="BodyText"/>
        <w:spacing w:line="480" w:lineRule="auto"/>
      </w:pPr>
      <w:r>
        <w:t xml:space="preserve">Emerging and endemic zoonotic diseases are projected to have increasing health impacts, particularly under changing climate and land-use scenarios. </w:t>
      </w:r>
      <w:bookmarkStart w:id="35" w:name="_Hlk118117421"/>
      <w:r>
        <w:t>Rodents</w:t>
      </w:r>
      <w:ins w:id="36" w:author="David Simons" w:date="2022-10-31T13:40:00Z">
        <w:r w:rsidR="00F115F6">
          <w:t>, an ecologically vital order of mammals</w:t>
        </w:r>
      </w:ins>
      <w:r>
        <w:t xml:space="preserve"> carry a disproportionate number of zoonotic pathogens and are abundant across West Africa</w:t>
      </w:r>
      <w:del w:id="37" w:author="David Simons" w:date="2022-10-31T13:41:00Z">
        <w:r w:rsidR="00A45FEA" w:rsidDel="00F115F6">
          <w:delText>,</w:delText>
        </w:r>
        <w:r w:rsidR="00912875" w:rsidDel="00F115F6">
          <w:delText xml:space="preserve"> raising concerns about increasing outbreaks of endemic disease and the emergence of pandemics</w:delText>
        </w:r>
      </w:del>
      <w:r>
        <w:t>.</w:t>
      </w:r>
      <w:r w:rsidR="00912875">
        <w:t xml:space="preserve"> </w:t>
      </w:r>
      <w:bookmarkEnd w:id="35"/>
      <w:r w:rsidR="00912875">
        <w:t>Prior modelling studies rely on large, consolidated data sources which do not incorporate high resolution spatial and temporal data from rodent trapping studies. Here, we</w:t>
      </w:r>
      <w:r>
        <w:t xml:space="preserve"> </w:t>
      </w:r>
      <w:proofErr w:type="spellStart"/>
      <w:r w:rsidR="00912875">
        <w:t>synthesise</w:t>
      </w:r>
      <w:proofErr w:type="spellEnd"/>
      <w:r w:rsidR="00912875">
        <w:t xml:space="preserve"> these studies to quantify the bias in the sampling of rodent hosts and their pathogens across West Africa. We find that rodent trapping studies are complementary to </w:t>
      </w:r>
      <w:r w:rsidR="00792706">
        <w:t xml:space="preserve">these datasets and can provide additional, </w:t>
      </w:r>
      <w:r w:rsidR="00A45FEA">
        <w:t>high-resolution</w:t>
      </w:r>
      <w:r w:rsidR="00792706">
        <w:t xml:space="preserve"> data on the distribution of hosts and their pathogens. Further, rodent trapping studies have identified additional potential host-pathogen associations than are recorded in consolidated host-pathogen association datasets. This can help to understand the risk of zoonotic diseases based on host distributions. Finally, we quantify the current extent of known rodent presence and pathogen sampling within a species range, highlighting that current knowledge is limited across much of the region. We hope that this will </w:t>
      </w:r>
      <w:r w:rsidR="004029B8">
        <w:t xml:space="preserve">support work to study rodent hosts and their </w:t>
      </w:r>
      <w:r w:rsidR="004029B8">
        <w:lastRenderedPageBreak/>
        <w:t xml:space="preserve">pathogens in currently </w:t>
      </w:r>
      <w:r w:rsidR="00A45FEA">
        <w:t>under sampled</w:t>
      </w:r>
      <w:r w:rsidR="004029B8">
        <w:t xml:space="preserve"> regions to better understand the risk of emerging and endemic zoonoses in West Africa.</w:t>
      </w:r>
    </w:p>
    <w:p w14:paraId="3779C342" w14:textId="3D9F1B28" w:rsidR="00805094" w:rsidRDefault="00000000" w:rsidP="008322F4">
      <w:pPr>
        <w:pStyle w:val="Heading1"/>
        <w:spacing w:line="480" w:lineRule="auto"/>
      </w:pPr>
      <w:r>
        <w:t>Introduction</w:t>
      </w:r>
    </w:p>
    <w:p w14:paraId="6B65C740" w14:textId="15E1F821" w:rsidR="007D4A9A" w:rsidRDefault="007D4A9A" w:rsidP="008322F4">
      <w:pPr>
        <w:pStyle w:val="FirstParagraph"/>
        <w:spacing w:line="480" w:lineRule="auto"/>
      </w:pPr>
      <w:bookmarkStart w:id="38" w:name="data-sources"/>
      <w:bookmarkStart w:id="39" w:name="host-and-pathogen-trapping-data"/>
      <w:bookmarkStart w:id="40" w:name="methods"/>
      <w:bookmarkEnd w:id="34"/>
      <w:r>
        <w:t xml:space="preserve">There is increasing awareness of the global health and economic impacts of novel zoonotic pathogen spillover, </w:t>
      </w:r>
      <w:r w:rsidR="00A45FEA">
        <w:t>driven</w:t>
      </w:r>
      <w:r>
        <w:t xml:space="preserve"> by the ongoing SARS-CoV-2 pandemic and previous HIV/AIDs and Spanish Influenza pandemics [1]. The number of zoonotic disease spillover events and the frequency of the emergence of novel zoonotic pathogens from rodents are predicted to increase under intensifying anthropogenic pressure driven by increased human populations, </w:t>
      </w:r>
      <w:proofErr w:type="spellStart"/>
      <w:r>
        <w:t>urbanisation</w:t>
      </w:r>
      <w:proofErr w:type="spellEnd"/>
      <w:r>
        <w:t xml:space="preserve">, intensification of agriculture, climate change </w:t>
      </w:r>
      <w:del w:id="41" w:author="David Simons" w:date="2022-10-31T10:11:00Z">
        <w:r w:rsidDel="00013B3A">
          <w:delText xml:space="preserve">and </w:delText>
        </w:r>
      </w:del>
      <w:ins w:id="42" w:author="David Simons" w:date="2022-10-31T10:11:00Z">
        <w:r w:rsidR="00013B3A">
          <w:t>leading to</w:t>
        </w:r>
        <w:r w:rsidR="00013B3A">
          <w:t xml:space="preserve"> </w:t>
        </w:r>
      </w:ins>
      <w:del w:id="43" w:author="David Simons" w:date="2022-10-31T10:09:00Z">
        <w:r w:rsidDel="00013B3A">
          <w:delText>wildlife defaunation</w:delText>
        </w:r>
      </w:del>
      <w:ins w:id="44" w:author="David Simons" w:date="2022-10-31T10:10:00Z">
        <w:r w:rsidR="00013B3A">
          <w:t>altered</w:t>
        </w:r>
      </w:ins>
      <w:ins w:id="45" w:author="David Simons" w:date="2022-10-31T10:09:00Z">
        <w:r w:rsidR="00013B3A">
          <w:t xml:space="preserve"> rodent species assemblages</w:t>
        </w:r>
      </w:ins>
      <w:r>
        <w:t xml:space="preserve"> [2–5]. The impact of endemic zoonoses meanwhile remains underestimated [6]. Endemic zoonoses disproportionally affect those in the poorest sections of society, those living in close contact with their animals and those with limited access to healthcare [7–9].</w:t>
      </w:r>
    </w:p>
    <w:p w14:paraId="3A99D68A" w14:textId="7D626B9E" w:rsidR="007D4A9A" w:rsidRDefault="007D4A9A" w:rsidP="008322F4">
      <w:pPr>
        <w:pStyle w:val="BodyText"/>
        <w:spacing w:line="480" w:lineRule="auto"/>
      </w:pPr>
      <w:r>
        <w:t>Rodents along with bats contribute the greatest number of predicted novel zoonotic pathogens and known</w:t>
      </w:r>
      <w:r w:rsidR="00A45FEA">
        <w:t xml:space="preserve"> endemic</w:t>
      </w:r>
      <w:r>
        <w:t xml:space="preserve"> zoonoses [10,11]. Of 2,220 extant rodent species, 244 (10.7%) are described as reservoirs of 85 zoonotic pathogens [10</w:t>
      </w:r>
      <w:del w:id="46" w:author="David Simons" w:date="2022-10-31T13:42:00Z">
        <w:r w:rsidDel="00B71A54">
          <w:delText xml:space="preserve">], </w:delText>
        </w:r>
      </w:del>
      <w:bookmarkStart w:id="47" w:name="_Hlk118117452"/>
      <w:ins w:id="48" w:author="David Simons" w:date="2022-10-31T13:42:00Z">
        <w:r w:rsidR="00B71A54">
          <w:t>]</w:t>
        </w:r>
        <w:r w:rsidR="00B71A54">
          <w:t>.</w:t>
        </w:r>
        <w:r w:rsidR="00B71A54">
          <w:t xml:space="preserve"> </w:t>
        </w:r>
      </w:ins>
      <w:ins w:id="49" w:author="David Simons" w:date="2022-10-31T13:43:00Z">
        <w:r w:rsidR="00B71A54">
          <w:t>Most</w:t>
        </w:r>
      </w:ins>
      <w:ins w:id="50" w:author="David Simons" w:date="2022-10-31T13:42:00Z">
        <w:r w:rsidR="00B71A54">
          <w:t xml:space="preserve"> rodent species do not provide a direct risk to human health</w:t>
        </w:r>
      </w:ins>
      <w:ins w:id="51" w:author="David Simons" w:date="2022-10-31T13:43:00Z">
        <w:r w:rsidR="00B71A54">
          <w:t xml:space="preserve"> and all</w:t>
        </w:r>
      </w:ins>
      <w:del w:id="52" w:author="David Simons" w:date="2022-10-31T13:43:00Z">
        <w:r w:rsidDel="00B71A54">
          <w:delText>although many</w:delText>
        </w:r>
      </w:del>
      <w:r>
        <w:t xml:space="preserve"> species provide important and beneficial ecosystem services including pest regulation and seed dispersal [12].</w:t>
      </w:r>
      <w:ins w:id="53" w:author="David Simons" w:date="2022-10-31T13:44:00Z">
        <w:r w:rsidR="00B71A54">
          <w:t xml:space="preserve"> Increasing risks of zoonotic spillover events are driven by </w:t>
        </w:r>
      </w:ins>
      <w:ins w:id="54" w:author="David Simons" w:date="2022-10-31T13:45:00Z">
        <w:r w:rsidR="00B71A54">
          <w:t xml:space="preserve">human actions rather than by rodents, for example, invasive rodent species being introduced to </w:t>
        </w:r>
      </w:ins>
      <w:ins w:id="55" w:author="David Simons" w:date="2022-10-31T13:46:00Z">
        <w:r w:rsidR="00B71A54">
          <w:t>novel ranges through human transport routes</w:t>
        </w:r>
      </w:ins>
      <w:ins w:id="56" w:author="David Simons" w:date="2022-10-31T13:45:00Z">
        <w:r w:rsidR="00B71A54">
          <w:t>.</w:t>
        </w:r>
      </w:ins>
      <w:r>
        <w:t xml:space="preserve"> Rodents typically demonstrate “fast” life histories</w:t>
      </w:r>
      <w:ins w:id="57" w:author="David Simons" w:date="2022-10-31T13:46:00Z">
        <w:r w:rsidR="00B71A54">
          <w:t xml:space="preserve"> </w:t>
        </w:r>
      </w:ins>
      <w:ins w:id="58" w:author="David Simons" w:date="2022-10-31T13:47:00Z">
        <w:r w:rsidR="00B71A54">
          <w:t>which allow them to</w:t>
        </w:r>
      </w:ins>
      <w:ins w:id="59" w:author="David Simons" w:date="2022-10-31T13:46:00Z">
        <w:r w:rsidR="00B71A54">
          <w:t xml:space="preserve"> </w:t>
        </w:r>
      </w:ins>
      <w:ins w:id="60" w:author="David Simons" w:date="2022-10-31T13:47:00Z">
        <w:r w:rsidR="00B71A54">
          <w:t>exploit</w:t>
        </w:r>
      </w:ins>
      <w:ins w:id="61" w:author="David Simons" w:date="2022-10-31T13:46:00Z">
        <w:r w:rsidR="00B71A54">
          <w:t xml:space="preserve"> opportunities provided by anthropogenic dis</w:t>
        </w:r>
      </w:ins>
      <w:ins w:id="62" w:author="David Simons" w:date="2022-10-31T13:47:00Z">
        <w:r w:rsidR="00B71A54">
          <w:t>turbance</w:t>
        </w:r>
      </w:ins>
      <w:r>
        <w:t xml:space="preserve"> [13]</w:t>
      </w:r>
      <w:ins w:id="63" w:author="David Simons" w:date="2022-10-31T13:47:00Z">
        <w:r w:rsidR="00B71A54">
          <w:t>.</w:t>
        </w:r>
      </w:ins>
      <w:r>
        <w:t xml:space="preserve"> </w:t>
      </w:r>
      <w:bookmarkEnd w:id="47"/>
      <w:del w:id="64" w:author="David Simons" w:date="2022-10-31T13:47:00Z">
        <w:r w:rsidDel="00B71A54">
          <w:delText>with</w:delText>
        </w:r>
      </w:del>
      <w:ins w:id="65" w:author="David Simons" w:date="2022-10-31T13:47:00Z">
        <w:r w:rsidR="00B71A54">
          <w:t>Within rodents, species level</w:t>
        </w:r>
      </w:ins>
      <w:r>
        <w:t xml:space="preserve"> traits such as </w:t>
      </w:r>
      <w:r>
        <w:lastRenderedPageBreak/>
        <w:t xml:space="preserve">early maturation and short gestation times </w:t>
      </w:r>
      <w:del w:id="66" w:author="David Simons" w:date="2022-10-31T10:32:00Z">
        <w:r w:rsidDel="00705AAA">
          <w:delText xml:space="preserve">(&lt;4 days) </w:delText>
        </w:r>
      </w:del>
      <w:ins w:id="67" w:author="David Simons" w:date="2022-10-31T13:47:00Z">
        <w:r w:rsidR="00B71A54">
          <w:t xml:space="preserve">are </w:t>
        </w:r>
      </w:ins>
      <w:del w:id="68" w:author="David Simons" w:date="2022-10-31T13:47:00Z">
        <w:r w:rsidDel="00B71A54">
          <w:delText xml:space="preserve">further </w:delText>
        </w:r>
      </w:del>
      <w:r>
        <w:t xml:space="preserve">associated with </w:t>
      </w:r>
      <w:ins w:id="69" w:author="David Simons" w:date="2022-10-31T13:47:00Z">
        <w:r w:rsidR="00B71A54">
          <w:t xml:space="preserve">increased probabilities of </w:t>
        </w:r>
      </w:ins>
      <w:r>
        <w:t xml:space="preserve">being zoonotic reservoirs [10,14]. Rodent species with </w:t>
      </w:r>
      <w:ins w:id="70" w:author="David Simons" w:date="2022-10-31T13:48:00Z">
        <w:r w:rsidR="00B71A54">
          <w:t xml:space="preserve">these traits </w:t>
        </w:r>
        <w:proofErr w:type="gramStart"/>
        <w:r w:rsidR="00B71A54">
          <w:t>are able to</w:t>
        </w:r>
        <w:proofErr w:type="gramEnd"/>
        <w:r w:rsidR="00B71A54">
          <w:t xml:space="preserve"> </w:t>
        </w:r>
      </w:ins>
      <w:del w:id="71" w:author="David Simons" w:date="2022-10-31T13:48:00Z">
        <w:r w:rsidDel="00B71A54">
          <w:delText xml:space="preserve">“fast” life histories </w:delText>
        </w:r>
      </w:del>
      <w:r>
        <w:t>thrive in human dominated landscapes, displacing species less likely to be reservoirs of zoonotic pathogens [15].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 [16].</w:t>
      </w:r>
    </w:p>
    <w:p w14:paraId="3AC84260" w14:textId="1233D6A2" w:rsidR="007D4A9A" w:rsidRDefault="007D4A9A" w:rsidP="008322F4">
      <w:pPr>
        <w:pStyle w:val="BodyText"/>
        <w:spacing w:line="480" w:lineRule="auto"/>
      </w:pPr>
      <w:r>
        <w:t>Despite the importance of understanding these complex systems, current evidence on host-pathogen associations is considerably affected by taxonomic and geographical sampling biases [11,17]. Curated biodiversity datasets such as the Global Biodiversity Information Facility (GBIF) and resources produced by the International Union for Conservation of Nature</w:t>
      </w:r>
      <w:r w:rsidR="00A45FEA">
        <w:t xml:space="preserve"> (IUCN)</w:t>
      </w:r>
      <w:r>
        <w:t xml:space="preserve"> suffer from well described spatial and temporal sampling biases [18,19]. </w:t>
      </w:r>
      <w:bookmarkStart w:id="72" w:name="_Hlk118098460"/>
      <w:bookmarkStart w:id="73" w:name="_Hlk118103964"/>
      <w:ins w:id="74" w:author="David Simons" w:date="2022-10-31T10:13:00Z">
        <w:r w:rsidR="00013B3A">
          <w:t>These data are typically obtained from museum specimen collections</w:t>
        </w:r>
      </w:ins>
      <w:ins w:id="75" w:author="David Simons" w:date="2022-10-31T10:16:00Z">
        <w:r w:rsidR="00013B3A">
          <w:t xml:space="preserve"> and </w:t>
        </w:r>
      </w:ins>
      <w:ins w:id="76" w:author="David Simons" w:date="2022-10-31T10:17:00Z">
        <w:r w:rsidR="00013B3A">
          <w:t xml:space="preserve">non-governmental </w:t>
        </w:r>
        <w:proofErr w:type="spellStart"/>
        <w:r w:rsidR="00013B3A">
          <w:t>organisation</w:t>
        </w:r>
        <w:proofErr w:type="spellEnd"/>
        <w:r w:rsidR="00013B3A">
          <w:t xml:space="preserve"> surveys</w:t>
        </w:r>
      </w:ins>
      <w:ins w:id="77" w:author="David Simons" w:date="2022-10-31T10:16:00Z">
        <w:r w:rsidR="00013B3A">
          <w:t>.</w:t>
        </w:r>
      </w:ins>
      <w:ins w:id="78" w:author="David Simons" w:date="2022-10-31T10:13:00Z">
        <w:r w:rsidR="00013B3A">
          <w:t xml:space="preserve"> </w:t>
        </w:r>
      </w:ins>
      <w:bookmarkEnd w:id="73"/>
      <w:r>
        <w:t xml:space="preserve">These sampling biases can importantly distort produced species distribution models </w:t>
      </w:r>
      <w:ins w:id="79" w:author="David Simons" w:date="2022-10-31T08:25:00Z">
        <w:r w:rsidR="004104B0">
          <w:t xml:space="preserve">that are used to infer risk of zoonotic disease risk </w:t>
        </w:r>
      </w:ins>
      <w:r>
        <w:t xml:space="preserve">[20]. Datasets on host-pathogen </w:t>
      </w:r>
      <w:del w:id="80" w:author="David Simons" w:date="2022-10-31T10:22:00Z">
        <w:r w:rsidDel="00C867D8">
          <w:delText xml:space="preserve">associations </w:delText>
        </w:r>
      </w:del>
      <w:ins w:id="81" w:author="David Simons" w:date="2022-10-31T10:22:00Z">
        <w:r w:rsidR="00C867D8">
          <w:t>associations (</w:t>
        </w:r>
      </w:ins>
      <w:proofErr w:type="gramStart"/>
      <w:ins w:id="82" w:author="David Simons" w:date="2022-10-31T10:21:00Z">
        <w:r w:rsidR="00C867D8">
          <w:t>i.e.</w:t>
        </w:r>
        <w:proofErr w:type="gramEnd"/>
        <w:r w:rsidR="00C867D8">
          <w:t xml:space="preserve"> CLOVER) </w:t>
        </w:r>
      </w:ins>
      <w:r>
        <w:t>also can suffer from biases introduced from literature selection criteria and tax</w:t>
      </w:r>
      <w:r w:rsidR="00C4119D">
        <w:t>o</w:t>
      </w:r>
      <w:r>
        <w:t>nomic discrepancies</w:t>
      </w:r>
      <w:ins w:id="83" w:author="David Simons" w:date="2022-10-31T08:25:00Z">
        <w:r w:rsidR="004104B0">
          <w:t xml:space="preserve"> resulting in </w:t>
        </w:r>
      </w:ins>
      <w:ins w:id="84" w:author="David Simons" w:date="2022-10-31T08:26:00Z">
        <w:r w:rsidR="004104B0">
          <w:t>differential likelihood of accurate host-pathogen attribution by host species</w:t>
        </w:r>
      </w:ins>
      <w:r>
        <w:t xml:space="preserve">. </w:t>
      </w:r>
      <w:bookmarkEnd w:id="72"/>
      <w:r>
        <w:t xml:space="preserve">These biases are important because identification of potential geographic hotspots of zoonotic disease spillover and novel pathogen emergence are often </w:t>
      </w:r>
      <w:r w:rsidR="00380A57">
        <w:t>produced from</w:t>
      </w:r>
      <w:r>
        <w:t xml:space="preserve"> these types of host species distributions and host-pathogen associations [21,22]. For example, systematically increased sampling, over-representation of certain habitats and clustering around areas of high human population could lead to an apparent association between locations and hazard that is driven by these factors rather than underlying </w:t>
      </w:r>
      <w:r>
        <w:lastRenderedPageBreak/>
        <w:t>host-pathogen associations [11,23,24]. Predictions of zoonotic disease spillover and novel zoonotic pathogen emergence must account for these biases to understand the future hazard of zoonotic diseases [22].</w:t>
      </w:r>
    </w:p>
    <w:p w14:paraId="2FA73956" w14:textId="7E96D60C" w:rsidR="007D4A9A" w:rsidRDefault="007D4A9A" w:rsidP="008322F4">
      <w:pPr>
        <w:pStyle w:val="BodyText"/>
        <w:spacing w:line="480" w:lineRule="auto"/>
      </w:pPr>
      <w:r>
        <w:t xml:space="preserve">West Africa has been identified as a region at increased risk for rodent-borne zoonotic disease spillover events, the probability of these events </w:t>
      </w:r>
      <w:proofErr w:type="gramStart"/>
      <w:r>
        <w:t>are</w:t>
      </w:r>
      <w:proofErr w:type="gramEnd"/>
      <w:r>
        <w:t xml:space="preserve"> predicted to increase under different projected future land-use change scenarios [4,25]. </w:t>
      </w:r>
      <w:bookmarkStart w:id="85" w:name="_Hlk118117523"/>
      <w:r>
        <w:t xml:space="preserve">Currently within West Africa, </w:t>
      </w:r>
      <w:ins w:id="86" w:author="David Simons" w:date="2022-10-31T13:52:00Z">
        <w:r w:rsidR="00BC1434">
          <w:t xml:space="preserve">some </w:t>
        </w:r>
      </w:ins>
      <w:r>
        <w:t>rodent</w:t>
      </w:r>
      <w:ins w:id="87" w:author="David Simons" w:date="2022-10-31T13:52:00Z">
        <w:r w:rsidR="00BC1434">
          <w:t xml:space="preserve"> species are known to be </w:t>
        </w:r>
      </w:ins>
      <w:del w:id="88" w:author="David Simons" w:date="2022-10-31T13:52:00Z">
        <w:r w:rsidDel="00BC1434">
          <w:delText xml:space="preserve">s are </w:delText>
        </w:r>
      </w:del>
      <w:r>
        <w:t xml:space="preserve">involved in the transmission of multiple endemic zoonoses with large burdens on human health, these pathogens </w:t>
      </w:r>
      <w:r w:rsidR="00950FA9">
        <w:t>include</w:t>
      </w:r>
      <w:r>
        <w:t xml:space="preserve"> Lassa fever, Schistosomiasis, Leptospirosis and Toxoplasmosis [26,27].</w:t>
      </w:r>
      <w:ins w:id="89" w:author="David Simons" w:date="2022-10-31T13:52:00Z">
        <w:r w:rsidR="00BC1434">
          <w:t xml:space="preserve"> The presence of other species within shared habitats </w:t>
        </w:r>
      </w:ins>
      <w:ins w:id="90" w:author="David Simons" w:date="2022-10-31T13:53:00Z">
        <w:r w:rsidR="00BC1434">
          <w:t>may mitigate the spread of these pathogens through the “dilution effect”, ongoing loss of biodiversity may further increase the risk to human populations</w:t>
        </w:r>
      </w:ins>
      <w:ins w:id="91" w:author="David Simons" w:date="2022-10-31T13:54:00Z">
        <w:r w:rsidR="00BC1434">
          <w:t xml:space="preserve"> [5]</w:t>
        </w:r>
      </w:ins>
      <w:ins w:id="92" w:author="David Simons" w:date="2022-10-31T13:53:00Z">
        <w:r w:rsidR="00BC1434">
          <w:t>.</w:t>
        </w:r>
      </w:ins>
      <w:r>
        <w:t xml:space="preserve"> </w:t>
      </w:r>
      <w:bookmarkEnd w:id="85"/>
      <w:r>
        <w:t xml:space="preserve">Understanding of the distribution of these zoonoses are limited by biases in consolidated datasets. Rodent trapping studies provide contextually rich information on when, where and under what conditions rodents were trapped, potentially enriching consolidated datasets [28]. Studies have been conducted in West Africa to investigate the distribution of rodent species, their species assemblages, the prevalence of endemic zoonoses within rodent hosts (e.g., Lassa fever, Schistosomiasis) and to identify emerging and novel zoonotic pathogens [29–31]. However, individual level data from these studies have not previously been </w:t>
      </w:r>
      <w:proofErr w:type="spellStart"/>
      <w:r>
        <w:t>synthesised</w:t>
      </w:r>
      <w:proofErr w:type="spellEnd"/>
      <w:r>
        <w:t xml:space="preserve"> for inclusion in assessments of zoonotic disease spillover and novel zoonotic pathogen emergence.</w:t>
      </w:r>
    </w:p>
    <w:p w14:paraId="3D4F77A0" w14:textId="55D20BD2" w:rsidR="007D4A9A" w:rsidRDefault="007D4A9A" w:rsidP="008322F4">
      <w:pPr>
        <w:pStyle w:val="BodyText"/>
        <w:spacing w:line="480" w:lineRule="auto"/>
      </w:pPr>
      <w:r>
        <w:t xml:space="preserve">Here, we </w:t>
      </w:r>
      <w:proofErr w:type="spellStart"/>
      <w:r>
        <w:t>synthesise</w:t>
      </w:r>
      <w:proofErr w:type="spellEnd"/>
      <w:r>
        <w:t xml:space="preserve"> rodent trapping studies conducted across West Africa published between 1964-2022. First, we use this dataset to investigate the geographic sampling biases in relation to human population density and land use classification. Second, we compare this to curated host datasets (IUCN and GBIF) to understand differences in reported host geographic </w:t>
      </w:r>
      <w:r>
        <w:lastRenderedPageBreak/>
        <w:t>distributions. Third, we compare identified host-pathogen associations with a consolidated dataset (CLOVER) to explore discrepancies in rodent host-pathogen associations and report the proportion of positive assays for pathogens of interest. Finally, within our dataset we investigate the spatial extent of current host-pathogen sampling to identify areas of sparse sampling of pathogens within their host ranges. We expect that rodent trapping studies provide an important additional source of high-resolution data that can be used to enrich available consolidated datasets to better understand the hazard of zoonotic disease spillover and novel zoonotic pathogen emergence across West Africa.</w:t>
      </w:r>
    </w:p>
    <w:p w14:paraId="2CAD17BB" w14:textId="77777777" w:rsidR="007D4A9A" w:rsidRDefault="007D4A9A" w:rsidP="008322F4">
      <w:pPr>
        <w:pStyle w:val="Heading1"/>
        <w:spacing w:line="480" w:lineRule="auto"/>
      </w:pPr>
      <w:r>
        <w:t>Methods</w:t>
      </w:r>
    </w:p>
    <w:p w14:paraId="07743C46" w14:textId="77777777" w:rsidR="007D4A9A" w:rsidRDefault="007D4A9A" w:rsidP="008322F4">
      <w:pPr>
        <w:pStyle w:val="Heading2"/>
        <w:spacing w:line="480" w:lineRule="auto"/>
      </w:pPr>
      <w:r>
        <w:t>Data sources</w:t>
      </w:r>
    </w:p>
    <w:p w14:paraId="11390D05" w14:textId="77777777" w:rsidR="007D4A9A" w:rsidRDefault="007D4A9A" w:rsidP="008322F4">
      <w:pPr>
        <w:pStyle w:val="Heading3"/>
        <w:spacing w:line="480" w:lineRule="auto"/>
      </w:pPr>
      <w:r>
        <w:t>Host and pathogen trapping data</w:t>
      </w:r>
    </w:p>
    <w:p w14:paraId="54B52626" w14:textId="77777777" w:rsidR="007D4A9A" w:rsidRDefault="007D4A9A" w:rsidP="008322F4">
      <w:pPr>
        <w:pStyle w:val="FirstParagraph"/>
        <w:spacing w:line="480" w:lineRule="auto"/>
      </w:pPr>
      <w:r>
        <w:t xml:space="preserve">To identify relevant literature, we conducted a search in Ovid MEDLINE, Web of Science (Core collection and Zoological Record), JSTOR, </w:t>
      </w:r>
      <w:proofErr w:type="spellStart"/>
      <w:r>
        <w:t>BioOne</w:t>
      </w:r>
      <w:proofErr w:type="spellEnd"/>
      <w:r>
        <w:t xml:space="preserve">, African Journals Online, Global Health and the pre-print servers, </w:t>
      </w:r>
      <w:proofErr w:type="spellStart"/>
      <w:r>
        <w:t>BioRxiv</w:t>
      </w:r>
      <w:proofErr w:type="spellEnd"/>
      <w:r>
        <w:t xml:space="preserve"> and </w:t>
      </w:r>
      <w:proofErr w:type="spellStart"/>
      <w:r>
        <w:t>EcoEvoRxiv</w:t>
      </w:r>
      <w:proofErr w:type="spellEnd"/>
      <w:r>
        <w:t xml:space="preserve"> for the following terms as exploded keywords: (1) Rodent OR Rodent trap* AND (2) West Africa, no date limits were set. We also searched other resources including the UN Official Documents System, Open Grey, AGRIS FAO and Google Scholar using combinations of the above terms. Searches were run on 2022-05-01, and returned studies conducted between 1964-2021.</w:t>
      </w:r>
    </w:p>
    <w:p w14:paraId="44855586" w14:textId="77777777" w:rsidR="007D4A9A" w:rsidRDefault="007D4A9A" w:rsidP="008322F4">
      <w:pPr>
        <w:pStyle w:val="BodyText"/>
        <w:spacing w:line="480" w:lineRule="auto"/>
      </w:pPr>
      <w:r>
        <w:t xml:space="preserve">We included studies for further analysis if they met all of the following inclusion criteria; </w:t>
      </w:r>
      <w:proofErr w:type="spellStart"/>
      <w:r>
        <w:t>i</w:t>
      </w:r>
      <w:proofErr w:type="spellEnd"/>
      <w:r>
        <w:t xml:space="preserve">) reported findings from trapping studies where the target was a small mammal, ii) described the </w:t>
      </w:r>
      <w:r>
        <w:lastRenderedPageBreak/>
        <w:t xml:space="preserve">type of trap used or the length of trapping activity or the location of the trapping activity, iii) included trapping activity from at least one West African country, iv) recorded the genus or species of trapped individuals, and v) were published in a peer-reviewed journal or as a pre-print on a digital platform or as a report by a credible </w:t>
      </w:r>
      <w:proofErr w:type="spellStart"/>
      <w:r>
        <w:t>organisation</w:t>
      </w:r>
      <w:proofErr w:type="spellEnd"/>
      <w:r>
        <w:t xml:space="preserve">. We excluded studies if they met any of the following exclusion criteria: </w:t>
      </w:r>
      <w:proofErr w:type="spellStart"/>
      <w:r>
        <w:t>i</w:t>
      </w:r>
      <w:proofErr w:type="spellEnd"/>
      <w:r>
        <w:t xml:space="preserve">) reported data that were duplicated from a previously included study, ii) no full text available, iii) not available in English. One author screened titles, abstracts and full texts against the inclusion and exclusion criteria. At each </w:t>
      </w:r>
      <w:proofErr w:type="gramStart"/>
      <w:r>
        <w:t>stage;</w:t>
      </w:r>
      <w:proofErr w:type="gramEnd"/>
      <w:r>
        <w:t xml:space="preserve"> title screening, abstract screening and full text review, a random subset (10%) was reviewed by a second author.</w:t>
      </w:r>
    </w:p>
    <w:p w14:paraId="4A2EC7BA" w14:textId="77777777" w:rsidR="007D4A9A" w:rsidRDefault="007D4A9A" w:rsidP="008322F4">
      <w:pPr>
        <w:pStyle w:val="BodyText"/>
        <w:spacing w:line="480" w:lineRule="auto"/>
      </w:pPr>
      <w:r>
        <w:t xml:space="preserve">We extracted data from eligible studies using a </w:t>
      </w:r>
      <w:proofErr w:type="spellStart"/>
      <w:r>
        <w:t>standardised</w:t>
      </w:r>
      <w:proofErr w:type="spellEnd"/>
      <w:r>
        <w:t xml:space="preserve"> tool that was piloted on 5 studies (Supplementary Table 1.). Data was abstracted into a Google Sheets document, which was archived on completion of data extraction [32]. We identified the aims of included studies, for example, whether it was conducted as a survey of small mammal species or specifically to assess the risk of zoonotic disease spillover. we extracted data on study methodology, such as, the number of trap nights, the type of traps used and whether the study attempted to estimate abundance. For studies not reporting number of trap nights we used imputation based on the number of trapped individuals, stratified by the habitat type from which they were obtained. This was performed by multiplying the total number of trapped individuals within that study site by the median trap success for study sites with the same reported habitat type. Stratification was used as trap success varied importantly between traps placed in or around buildings (13%, IQR 6-24%) compared with other habitats (3%, IQR 1-9%)</w:t>
      </w:r>
    </w:p>
    <w:p w14:paraId="7FB1006F" w14:textId="77777777" w:rsidR="007D4A9A" w:rsidRDefault="007D4A9A" w:rsidP="008322F4">
      <w:pPr>
        <w:pStyle w:val="BodyText"/>
        <w:spacing w:line="480" w:lineRule="auto"/>
      </w:pPr>
      <w:r>
        <w:t xml:space="preserve">We also recorded how species were identified within a study and species identification was assumed to be accurate. The number of individuals of these species or genera was extracted </w:t>
      </w:r>
      <w:r>
        <w:lastRenderedPageBreak/>
        <w:t xml:space="preserve">with </w:t>
      </w:r>
      <w:proofErr w:type="spellStart"/>
      <w:r>
        <w:t>taxanomic</w:t>
      </w:r>
      <w:proofErr w:type="spellEnd"/>
      <w:r>
        <w:t xml:space="preserve"> names mapped to GBIF taxonomy [33]. We expanded species detection and non-detection records by explicitly specifying non-detection at a trap site if a species was recorded as detected at other trapping locations within the same study.</w:t>
      </w:r>
    </w:p>
    <w:p w14:paraId="446AA8AC" w14:textId="4D605322" w:rsidR="007D4A9A" w:rsidRDefault="007D4A9A" w:rsidP="008322F4">
      <w:pPr>
        <w:pStyle w:val="BodyText"/>
        <w:spacing w:line="480" w:lineRule="auto"/>
      </w:pPr>
      <w:r>
        <w:t xml:space="preserve">Geographic locations of trapping studies were extracted using GPS locations for the most precise location presented. Missing locations were found using the National Geospatial-Intelligence Agency </w:t>
      </w:r>
      <w:proofErr w:type="spellStart"/>
      <w:r>
        <w:t>GEOnet</w:t>
      </w:r>
      <w:proofErr w:type="spellEnd"/>
      <w:r>
        <w:t xml:space="preserve"> Names Server [34] based on </w:t>
      </w:r>
      <w:r w:rsidR="00380A57">
        <w:t>placenames</w:t>
      </w:r>
      <w:r>
        <w:t xml:space="preserve"> and maps presented in the study. All locations were converted to decimal degrees. The year of rodent trapping was extracted alongside the length of the trapping activity to understand seasonal representativeness of trapping activity. The habitats of trapping sites were mapped to the IUCN Habitat Classification Scheme (Version 3.1). For studies reporting multiple habitat types for a single trap, trap-line or trapping grid, a higher order classification of habitat type was recorded.</w:t>
      </w:r>
    </w:p>
    <w:p w14:paraId="4AD59C2F" w14:textId="5B3BA072" w:rsidR="007D4A9A" w:rsidRDefault="007D4A9A" w:rsidP="008322F4">
      <w:pPr>
        <w:pStyle w:val="BodyText"/>
        <w:spacing w:line="480" w:lineRule="auto"/>
        <w:rPr>
          <w:ins w:id="93" w:author="David Simons" w:date="2022-10-26T15:29:00Z"/>
        </w:rPr>
      </w:pPr>
      <w:bookmarkStart w:id="94" w:name="_Hlk117763914"/>
      <w:r>
        <w:t xml:space="preserve">For </w:t>
      </w:r>
      <w:del w:id="95" w:author="David Simons" w:date="2022-10-26T15:26:00Z">
        <w:r w:rsidDel="0081699B">
          <w:delText xml:space="preserve">relevant </w:delText>
        </w:r>
      </w:del>
      <w:ins w:id="96" w:author="David Simons" w:date="2022-10-26T15:26:00Z">
        <w:r w:rsidR="0081699B">
          <w:t>included</w:t>
        </w:r>
        <w:r w:rsidR="0081699B">
          <w:t xml:space="preserve"> </w:t>
        </w:r>
      </w:ins>
      <w:r>
        <w:t>studies</w:t>
      </w:r>
      <w:ins w:id="97" w:author="David Simons" w:date="2022-10-26T15:27:00Z">
        <w:r w:rsidR="0081699B">
          <w:t xml:space="preserve"> with available data</w:t>
        </w:r>
      </w:ins>
      <w:r>
        <w:t xml:space="preserve"> we extracted </w:t>
      </w:r>
      <w:del w:id="98" w:author="David Simons" w:date="2022-10-26T15:27:00Z">
        <w:r w:rsidDel="0081699B">
          <w:delText>data</w:delText>
        </w:r>
      </w:del>
      <w:ins w:id="99" w:author="David Simons" w:date="2022-10-26T15:27:00Z">
        <w:r w:rsidR="0081699B">
          <w:t>information</w:t>
        </w:r>
      </w:ins>
      <w:r>
        <w:t xml:space="preserve"> on all microorganisms and</w:t>
      </w:r>
      <w:ins w:id="100" w:author="David Simons" w:date="2022-10-26T15:27:00Z">
        <w:r w:rsidR="0081699B">
          <w:t xml:space="preserve"> known</w:t>
        </w:r>
      </w:ins>
      <w:r>
        <w:t xml:space="preserve"> zoonotic pathogens tested and the method used (e.g., </w:t>
      </w:r>
      <w:proofErr w:type="gramStart"/>
      <w:r>
        <w:t>molecular</w:t>
      </w:r>
      <w:proofErr w:type="gramEnd"/>
      <w:r>
        <w:t xml:space="preserve"> or serological diagnosis). </w:t>
      </w:r>
      <w:bookmarkEnd w:id="94"/>
      <w:r>
        <w:t>Where assays were able to identify the microorganism to species level this was recorded, non-specific assays higher order attribution was used (</w:t>
      </w:r>
      <w:proofErr w:type="gramStart"/>
      <w:r>
        <w:t>e.g.</w:t>
      </w:r>
      <w:proofErr w:type="gramEnd"/>
      <w:r>
        <w:t> to family level</w:t>
      </w:r>
      <w:bookmarkStart w:id="101" w:name="_Hlk118098603"/>
      <w:r>
        <w:t xml:space="preserve">). </w:t>
      </w:r>
      <w:ins w:id="102" w:author="David Simons" w:date="2022-10-31T08:31:00Z">
        <w:r w:rsidR="004104B0">
          <w:t xml:space="preserve">A broad </w:t>
        </w:r>
      </w:ins>
      <w:ins w:id="103" w:author="David Simons" w:date="2022-10-31T08:32:00Z">
        <w:r w:rsidR="004104B0">
          <w:t xml:space="preserve">definition of </w:t>
        </w:r>
      </w:ins>
      <w:ins w:id="104" w:author="David Simons" w:date="2022-10-31T08:34:00Z">
        <w:r w:rsidR="004104B0">
          <w:t xml:space="preserve">known </w:t>
        </w:r>
      </w:ins>
      <w:ins w:id="105" w:author="David Simons" w:date="2022-10-31T08:32:00Z">
        <w:r w:rsidR="004104B0">
          <w:t>zoono</w:t>
        </w:r>
      </w:ins>
      <w:ins w:id="106" w:author="David Simons" w:date="2022-10-31T08:34:00Z">
        <w:r w:rsidR="004104B0">
          <w:t>tic pathogen</w:t>
        </w:r>
      </w:ins>
      <w:ins w:id="107" w:author="David Simons" w:date="2022-10-31T08:32:00Z">
        <w:r w:rsidR="004104B0">
          <w:t xml:space="preserve"> was used, a</w:t>
        </w:r>
      </w:ins>
      <w:ins w:id="108" w:author="David Simons" w:date="2022-10-31T08:33:00Z">
        <w:r w:rsidR="004104B0">
          <w:t xml:space="preserve"> species of microorganism carried by an animal that may </w:t>
        </w:r>
      </w:ins>
      <w:ins w:id="109" w:author="David Simons" w:date="2022-10-31T08:52:00Z">
        <w:r w:rsidR="004B0E90">
          <w:t>transmit</w:t>
        </w:r>
      </w:ins>
      <w:ins w:id="110" w:author="David Simons" w:date="2022-10-31T08:33:00Z">
        <w:r w:rsidR="004104B0">
          <w:t xml:space="preserve"> to humans and cause illness [</w:t>
        </w:r>
      </w:ins>
      <w:ins w:id="111" w:author="David Simons" w:date="2022-10-31T13:12:00Z">
        <w:r w:rsidR="00EE19FC">
          <w:t>35</w:t>
        </w:r>
      </w:ins>
      <w:ins w:id="112" w:author="David Simons" w:date="2022-10-31T08:33:00Z">
        <w:r w:rsidR="004104B0">
          <w:t>]. The term microorganism is u</w:t>
        </w:r>
      </w:ins>
      <w:ins w:id="113" w:author="David Simons" w:date="2022-10-31T08:34:00Z">
        <w:r w:rsidR="004104B0">
          <w:t xml:space="preserve">sed where either the microorganism is not identified to species level, in which case it remains unclear whether it is a zoonotic </w:t>
        </w:r>
      </w:ins>
      <w:ins w:id="114" w:author="David Simons" w:date="2022-10-31T08:35:00Z">
        <w:r w:rsidR="00203AB0">
          <w:t>pathogen (</w:t>
        </w:r>
        <w:proofErr w:type="gramStart"/>
        <w:r w:rsidR="00203AB0">
          <w:t>i.e.</w:t>
        </w:r>
        <w:proofErr w:type="gramEnd"/>
        <w:r w:rsidR="00203AB0">
          <w:t xml:space="preserve"> </w:t>
        </w:r>
        <w:proofErr w:type="spellStart"/>
        <w:r w:rsidR="00203AB0">
          <w:t>Arenaviridae</w:t>
        </w:r>
        <w:proofErr w:type="spellEnd"/>
        <w:r w:rsidR="00203AB0">
          <w:t>),</w:t>
        </w:r>
      </w:ins>
      <w:ins w:id="115" w:author="David Simons" w:date="2022-10-31T08:34:00Z">
        <w:r w:rsidR="004104B0">
          <w:t xml:space="preserve"> </w:t>
        </w:r>
      </w:ins>
      <w:ins w:id="116" w:author="David Simons" w:date="2022-10-31T08:35:00Z">
        <w:r w:rsidR="004104B0">
          <w:t xml:space="preserve">or the species is not </w:t>
        </w:r>
        <w:r w:rsidR="00203AB0">
          <w:t>known to be a zoonotic pathogen</w:t>
        </w:r>
      </w:ins>
      <w:ins w:id="117" w:author="David Simons" w:date="2022-10-31T08:36:00Z">
        <w:r w:rsidR="00203AB0">
          <w:t xml:space="preserve"> (</w:t>
        </w:r>
      </w:ins>
      <w:ins w:id="118" w:author="David Simons" w:date="2022-10-31T08:44:00Z">
        <w:r w:rsidR="00203AB0">
          <w:t xml:space="preserve">i.e. </w:t>
        </w:r>
      </w:ins>
      <w:proofErr w:type="spellStart"/>
      <w:ins w:id="119" w:author="David Simons" w:date="2022-10-31T08:46:00Z">
        <w:r w:rsidR="004B0E90" w:rsidRPr="004B0E90">
          <w:rPr>
            <w:i/>
            <w:iCs/>
            <w:rPrChange w:id="120" w:author="David Simons" w:date="2022-10-31T08:46:00Z">
              <w:rPr/>
            </w:rPrChange>
          </w:rPr>
          <w:t>Candidatus</w:t>
        </w:r>
        <w:proofErr w:type="spellEnd"/>
        <w:r w:rsidR="004B0E90" w:rsidRPr="004B0E90">
          <w:rPr>
            <w:i/>
            <w:iCs/>
            <w:rPrChange w:id="121" w:author="David Simons" w:date="2022-10-31T08:46:00Z">
              <w:rPr/>
            </w:rPrChange>
          </w:rPr>
          <w:t xml:space="preserve"> </w:t>
        </w:r>
        <w:proofErr w:type="spellStart"/>
        <w:r w:rsidR="004B0E90" w:rsidRPr="004B0E90">
          <w:rPr>
            <w:i/>
            <w:iCs/>
            <w:rPrChange w:id="122" w:author="David Simons" w:date="2022-10-31T08:46:00Z">
              <w:rPr/>
            </w:rPrChange>
          </w:rPr>
          <w:t>Ehrlichia</w:t>
        </w:r>
        <w:proofErr w:type="spellEnd"/>
        <w:r w:rsidR="004B0E90" w:rsidRPr="004B0E90">
          <w:rPr>
            <w:i/>
            <w:iCs/>
            <w:rPrChange w:id="123" w:author="David Simons" w:date="2022-10-31T08:46:00Z">
              <w:rPr/>
            </w:rPrChange>
          </w:rPr>
          <w:t xml:space="preserve"> senegalensis</w:t>
        </w:r>
      </w:ins>
      <w:ins w:id="124" w:author="David Simons" w:date="2022-10-31T08:36:00Z">
        <w:r w:rsidR="00203AB0">
          <w:t>)</w:t>
        </w:r>
      </w:ins>
      <w:ins w:id="125" w:author="David Simons" w:date="2022-10-31T08:35:00Z">
        <w:r w:rsidR="00203AB0">
          <w:t xml:space="preserve">. </w:t>
        </w:r>
      </w:ins>
      <w:bookmarkEnd w:id="101"/>
      <w:r>
        <w:t xml:space="preserve">We recorded the species of rodent host tested, the number of individuals tested and the number of positive and negative results. For studies reporting summary results all testing data were extracted, this may introduce double counting of individual rodents, for example, if a single rodent was tested using both </w:t>
      </w:r>
      <w:r>
        <w:lastRenderedPageBreak/>
        <w:t>molecular and serological assays. Where studies reported indeterminate results, these were also recorded.</w:t>
      </w:r>
    </w:p>
    <w:p w14:paraId="0F3D9134" w14:textId="63F4FCF9" w:rsidR="0081699B" w:rsidRPr="0081699B" w:rsidRDefault="0081699B" w:rsidP="0081699B">
      <w:pPr>
        <w:pStyle w:val="Heading3"/>
        <w:spacing w:line="480" w:lineRule="auto"/>
        <w:ind w:left="1225" w:hanging="505"/>
        <w:pPrChange w:id="126" w:author="David Simons" w:date="2022-10-26T15:30:00Z">
          <w:pPr>
            <w:pStyle w:val="BodyText"/>
            <w:spacing w:line="480" w:lineRule="auto"/>
          </w:pPr>
        </w:pPrChange>
      </w:pPr>
      <w:ins w:id="127" w:author="David Simons" w:date="2022-10-26T15:30:00Z">
        <w:r>
          <w:t>Description of includ</w:t>
        </w:r>
      </w:ins>
      <w:ins w:id="128" w:author="David Simons" w:date="2022-10-26T15:31:00Z">
        <w:r>
          <w:t>ed</w:t>
        </w:r>
      </w:ins>
      <w:ins w:id="129" w:author="David Simons" w:date="2022-10-26T15:30:00Z">
        <w:r>
          <w:t xml:space="preserve"> </w:t>
        </w:r>
      </w:ins>
      <w:ins w:id="130" w:author="David Simons" w:date="2022-10-26T15:31:00Z">
        <w:r>
          <w:t>studies</w:t>
        </w:r>
      </w:ins>
    </w:p>
    <w:p w14:paraId="7FD59EC5" w14:textId="2E3A8485" w:rsidR="007D4A9A" w:rsidRDefault="007D4A9A" w:rsidP="008322F4">
      <w:pPr>
        <w:pStyle w:val="BodyText"/>
        <w:spacing w:line="480" w:lineRule="auto"/>
      </w:pPr>
      <w:r>
        <w:t xml:space="preserve">Out of 4,692 relevant citations, we identified 127 rodent trapping studies (Supplementary Table 2.). </w:t>
      </w:r>
      <w:bookmarkStart w:id="131" w:name="_Hlk117842962"/>
      <w:ins w:id="132" w:author="David Simons" w:date="2022-10-28T09:44:00Z">
        <w:r w:rsidR="005E4AD6">
          <w:t xml:space="preserve">Of these, 55 </w:t>
        </w:r>
      </w:ins>
      <w:ins w:id="133" w:author="David Simons" w:date="2022-10-28T09:45:00Z">
        <w:r w:rsidR="005E4AD6">
          <w:t xml:space="preserve">(43%) </w:t>
        </w:r>
      </w:ins>
      <w:ins w:id="134" w:author="David Simons" w:date="2022-10-28T09:44:00Z">
        <w:r w:rsidR="005E4AD6">
          <w:t>were conducted to investigate rodent-born</w:t>
        </w:r>
      </w:ins>
      <w:ins w:id="135" w:author="David Simons" w:date="2022-10-28T09:45:00Z">
        <w:r w:rsidR="005E4AD6">
          <w:t>e zoonoses</w:t>
        </w:r>
      </w:ins>
      <w:ins w:id="136" w:author="David Simons" w:date="2022-10-28T09:46:00Z">
        <w:r w:rsidR="005E4AD6">
          <w:t>, with the remaining 77 (57%)</w:t>
        </w:r>
      </w:ins>
      <w:ins w:id="137" w:author="David Simons" w:date="2022-10-28T09:47:00Z">
        <w:r w:rsidR="005E4AD6">
          <w:t xml:space="preserve"> conducted for ecological purposes (</w:t>
        </w:r>
      </w:ins>
      <w:proofErr w:type="gramStart"/>
      <w:ins w:id="138" w:author="David Simons" w:date="2022-10-28T09:48:00Z">
        <w:r w:rsidR="005E4AD6">
          <w:t>i.e.</w:t>
        </w:r>
        <w:proofErr w:type="gramEnd"/>
        <w:r w:rsidR="005E4AD6">
          <w:t xml:space="preserve"> population dynamics, distribution)</w:t>
        </w:r>
      </w:ins>
      <w:ins w:id="139" w:author="David Simons" w:date="2022-10-28T09:47:00Z">
        <w:r w:rsidR="005E4AD6">
          <w:t xml:space="preserve"> in rodents, including those known to be hosts of zoonotic pathogens.</w:t>
        </w:r>
      </w:ins>
      <w:ins w:id="140" w:author="David Simons" w:date="2022-10-28T09:45:00Z">
        <w:r w:rsidR="005E4AD6">
          <w:t xml:space="preserve"> </w:t>
        </w:r>
      </w:ins>
      <w:bookmarkEnd w:id="131"/>
      <w:r>
        <w:t>The earliest trapping studies were conducted in 1964, with a trend of increasing numbers of studies being performed annually since 2000. The median year of first trapping activity was 2007, with the median length of trapping activity being 1 year (IQR 0-2 years) (Supplementary Fig 1.). Studies were conducted in 14 West African countries, with no studies reported from The Gambia or Togo, at 1,611 trap sites (Fig 1A.).</w:t>
      </w:r>
      <w:ins w:id="141" w:author="David Simons" w:date="2022-10-27T11:48:00Z">
        <w:r w:rsidR="00C30E69">
          <w:t xml:space="preserve"> </w:t>
        </w:r>
      </w:ins>
    </w:p>
    <w:p w14:paraId="4138FAC1" w14:textId="77777777" w:rsidR="007D4A9A" w:rsidRDefault="007D4A9A" w:rsidP="008322F4">
      <w:pPr>
        <w:pStyle w:val="BodyText"/>
        <w:spacing w:line="480" w:lineRule="auto"/>
      </w:pPr>
      <w:r>
        <w:t>Included studies explicitly reported on 601,184 trap nights, a further 341,445 trap nights were imputed from studies with no recording of trapping effort based on trap success, leading to an estimate of 942,629 trap nights (Fig 1B.). A minority of studies trapped at a single study site (30, 24%), with 46 (36%) trapping at between two and five sites, the remaining 51 studies (40%) trapped at between six and 93 study sites.</w:t>
      </w:r>
    </w:p>
    <w:p w14:paraId="41F89C73" w14:textId="77777777" w:rsidR="007D4A9A" w:rsidRDefault="007D4A9A" w:rsidP="008322F4">
      <w:pPr>
        <w:pStyle w:val="BodyText"/>
        <w:spacing w:line="480" w:lineRule="auto"/>
      </w:pPr>
      <w:r>
        <w:t xml:space="preserve">In total 76,275 small mammals were trapped with 65,628 (90%) identified to species level and 7,439 (10%) identified to genus, with the remaining classified to higher taxonomic level. The majority of the 132 identified species were Rodentia (102, 78%), of which Muridae (73, 72%) were the most common family. </w:t>
      </w:r>
      <w:proofErr w:type="spellStart"/>
      <w:r>
        <w:t>Soricomorpha</w:t>
      </w:r>
      <w:proofErr w:type="spellEnd"/>
      <w:r>
        <w:t xml:space="preserve"> were the second most identified order of small mammals (28, 21%). 57 studies tested for 32 microorganisms, defined to species or genus level </w:t>
      </w:r>
      <w:r>
        <w:lastRenderedPageBreak/>
        <w:t xml:space="preserve">that are known or potential pathogens. Most studies tested for a single microorganism (48, 84%). The most frequently assayed microorganisms were </w:t>
      </w:r>
      <w:r>
        <w:rPr>
          <w:i/>
          <w:iCs/>
        </w:rPr>
        <w:t>Lassa mammarenavirus</w:t>
      </w:r>
      <w:r>
        <w:t xml:space="preserve"> or </w:t>
      </w:r>
      <w:proofErr w:type="spellStart"/>
      <w:r>
        <w:t>Arenaviridae</w:t>
      </w:r>
      <w:proofErr w:type="spellEnd"/>
      <w:r>
        <w:t xml:space="preserve"> (21, 37%), </w:t>
      </w:r>
      <w:r>
        <w:rPr>
          <w:i/>
          <w:iCs/>
        </w:rPr>
        <w:t>Borrelia sp.</w:t>
      </w:r>
      <w:r>
        <w:t xml:space="preserve"> (9, 16%), </w:t>
      </w:r>
      <w:r>
        <w:rPr>
          <w:i/>
          <w:iCs/>
        </w:rPr>
        <w:t>Bartonella sp.</w:t>
      </w:r>
      <w:r>
        <w:t xml:space="preserve"> (4, 7%) and </w:t>
      </w:r>
      <w:r>
        <w:rPr>
          <w:i/>
          <w:iCs/>
        </w:rPr>
        <w:t>Toxoplasma gondii</w:t>
      </w:r>
      <w:r>
        <w:t xml:space="preserve"> (4, 7%). Most studies used Polymerase Chain Reaction (PCR) to detect microorganisms (37, 65%), with fewer studies using serology-based tests (11, 19%) or histological or direct </w:t>
      </w:r>
      <w:proofErr w:type="spellStart"/>
      <w:r>
        <w:t>visualisation</w:t>
      </w:r>
      <w:proofErr w:type="spellEnd"/>
      <w:r>
        <w:t xml:space="preserve"> assays (11, 21%). From 32,920 individual rodent samples we produced 351 host-pathogen pairs. With </w:t>
      </w:r>
      <w:r>
        <w:rPr>
          <w:i/>
          <w:iCs/>
        </w:rPr>
        <w:t xml:space="preserve">Rattus </w:t>
      </w:r>
      <w:proofErr w:type="spellStart"/>
      <w:r>
        <w:rPr>
          <w:i/>
          <w:iCs/>
        </w:rPr>
        <w:t>rattus</w:t>
      </w:r>
      <w:proofErr w:type="spellEnd"/>
      <w:r>
        <w:t xml:space="preserve">, </w:t>
      </w:r>
      <w:r>
        <w:rPr>
          <w:i/>
          <w:iCs/>
        </w:rPr>
        <w:t>Mus musculus</w:t>
      </w:r>
      <w:r>
        <w:t xml:space="preserve">, </w:t>
      </w:r>
      <w:r>
        <w:rPr>
          <w:i/>
          <w:iCs/>
        </w:rPr>
        <w:t xml:space="preserve">Mastomys </w:t>
      </w:r>
      <w:proofErr w:type="spellStart"/>
      <w:r>
        <w:rPr>
          <w:i/>
          <w:iCs/>
        </w:rPr>
        <w:t>erythroleucus</w:t>
      </w:r>
      <w:proofErr w:type="spellEnd"/>
      <w:r>
        <w:t xml:space="preserve">, </w:t>
      </w:r>
      <w:r>
        <w:rPr>
          <w:i/>
          <w:iCs/>
        </w:rPr>
        <w:t>Mastomys natalensis</w:t>
      </w:r>
      <w:r>
        <w:t xml:space="preserve"> and </w:t>
      </w:r>
      <w:proofErr w:type="spellStart"/>
      <w:r>
        <w:rPr>
          <w:i/>
          <w:iCs/>
        </w:rPr>
        <w:t>Arvicanthis</w:t>
      </w:r>
      <w:proofErr w:type="spellEnd"/>
      <w:r>
        <w:rPr>
          <w:i/>
          <w:iCs/>
        </w:rPr>
        <w:t xml:space="preserve"> </w:t>
      </w:r>
      <w:proofErr w:type="spellStart"/>
      <w:r>
        <w:rPr>
          <w:i/>
          <w:iCs/>
        </w:rPr>
        <w:t>niloticus</w:t>
      </w:r>
      <w:proofErr w:type="spellEnd"/>
      <w:r>
        <w:t xml:space="preserve"> being assayed for at least 18 microorganisms.</w:t>
      </w:r>
    </w:p>
    <w:p w14:paraId="065F2135" w14:textId="77777777" w:rsidR="00805094" w:rsidRDefault="00000000" w:rsidP="008322F4">
      <w:pPr>
        <w:pStyle w:val="CaptionedFigure"/>
        <w:spacing w:line="480" w:lineRule="auto"/>
      </w:pPr>
      <w:r>
        <w:rPr>
          <w:noProof/>
        </w:rPr>
        <w:lastRenderedPageBreak/>
        <w:drawing>
          <wp:inline distT="0" distB="0" distL="0" distR="0" wp14:anchorId="4CCC189E" wp14:editId="4CD94CCD">
            <wp:extent cx="5969000" cy="5372100"/>
            <wp:effectExtent l="0" t="0" r="0" b="0"/>
            <wp:docPr id="1" name="Picture" descr="Fig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wp:cNvGraphicFramePr/>
            <a:graphic xmlns:a="http://schemas.openxmlformats.org/drawingml/2006/main">
              <a:graphicData uri="http://schemas.openxmlformats.org/drawingml/2006/picture">
                <pic:pic xmlns:pic="http://schemas.openxmlformats.org/drawingml/2006/picture">
                  <pic:nvPicPr>
                    <pic:cNvPr id="2" name="Picture" descr="C:/Users/ucbtds4/R_Repositories/scoping_review/figures/Figure_1_updated.png"/>
                    <pic:cNvPicPr>
                      <a:picLocks noChangeAspect="1" noChangeArrowheads="1"/>
                    </pic:cNvPicPr>
                  </pic:nvPicPr>
                  <pic:blipFill>
                    <a:blip r:embed="rId8"/>
                    <a:stretch>
                      <a:fillRect/>
                    </a:stretch>
                  </pic:blipFill>
                  <pic:spPr bwMode="auto">
                    <a:xfrm>
                      <a:off x="0" y="0"/>
                      <a:ext cx="5969000" cy="5372100"/>
                    </a:xfrm>
                    <a:prstGeom prst="rect">
                      <a:avLst/>
                    </a:prstGeom>
                    <a:noFill/>
                    <a:ln w="9525">
                      <a:noFill/>
                      <a:headEnd/>
                      <a:tailEnd/>
                    </a:ln>
                  </pic:spPr>
                </pic:pic>
              </a:graphicData>
            </a:graphic>
          </wp:inline>
        </w:drawing>
      </w:r>
    </w:p>
    <w:p w14:paraId="0A899658" w14:textId="45EE4B47" w:rsidR="00805094" w:rsidRPr="00743A66" w:rsidRDefault="00000000" w:rsidP="008322F4">
      <w:pPr>
        <w:pStyle w:val="ImageCaption"/>
        <w:spacing w:line="480" w:lineRule="auto"/>
        <w:rPr>
          <w:i w:val="0"/>
          <w:iCs/>
        </w:rPr>
      </w:pPr>
      <w:r w:rsidRPr="00743A66">
        <w:rPr>
          <w:b/>
          <w:bCs/>
          <w:i w:val="0"/>
          <w:iCs/>
        </w:rPr>
        <w:t>Fig 1:</w:t>
      </w:r>
      <w:r w:rsidR="00577113" w:rsidRPr="00743A66">
        <w:rPr>
          <w:b/>
          <w:bCs/>
          <w:i w:val="0"/>
          <w:iCs/>
        </w:rPr>
        <w:t xml:space="preserve"> Rodent trapping sites across West Africa</w:t>
      </w:r>
      <w:r w:rsidR="00743A66" w:rsidRPr="00743A66">
        <w:rPr>
          <w:b/>
          <w:bCs/>
          <w:i w:val="0"/>
          <w:iCs/>
        </w:rPr>
        <w:t>.</w:t>
      </w:r>
      <w:r w:rsidRPr="00743A66">
        <w:rPr>
          <w:i w:val="0"/>
          <w:iCs/>
        </w:rPr>
        <w:t xml:space="preserve"> A) The location of trapping sites in West Africa. No sites were recorded from Togo or The Gambia. Heterogeneity is observed in the coverage of each country by trap night (</w:t>
      </w:r>
      <w:proofErr w:type="spellStart"/>
      <w:r w:rsidRPr="00743A66">
        <w:rPr>
          <w:i w:val="0"/>
          <w:iCs/>
        </w:rPr>
        <w:t>colour</w:t>
      </w:r>
      <w:proofErr w:type="spellEnd"/>
      <w:r w:rsidRPr="00743A66">
        <w:rPr>
          <w:i w:val="0"/>
          <w:iCs/>
        </w:rPr>
        <w:t xml:space="preserve">) and location of sites. For example, Senegal, </w:t>
      </w:r>
      <w:proofErr w:type="gramStart"/>
      <w:r w:rsidRPr="00743A66">
        <w:rPr>
          <w:i w:val="0"/>
          <w:iCs/>
        </w:rPr>
        <w:t>Mali</w:t>
      </w:r>
      <w:proofErr w:type="gramEnd"/>
      <w:r w:rsidRPr="00743A66">
        <w:rPr>
          <w:i w:val="0"/>
          <w:iCs/>
        </w:rPr>
        <w:t xml:space="preserve"> and Sierra Leone have generally good coverage compared to Guinea and Burkina Faso. B) Histogram of trap nights performed at each study site, a median of 248 trap nights (IQR 116-500) was performed at each site</w:t>
      </w:r>
      <w:ins w:id="142" w:author="David Simons" w:date="2022-10-31T09:35:00Z">
        <w:r w:rsidR="008D41D3">
          <w:rPr>
            <w:i w:val="0"/>
            <w:iCs/>
          </w:rPr>
          <w:t>. A labelled map of the study region is attached in Supplementary Figure 5.</w:t>
        </w:r>
      </w:ins>
    </w:p>
    <w:p w14:paraId="5B596843" w14:textId="77777777" w:rsidR="00805094" w:rsidRDefault="00000000" w:rsidP="008322F4">
      <w:pPr>
        <w:pStyle w:val="Heading2"/>
        <w:spacing w:line="480" w:lineRule="auto"/>
      </w:pPr>
      <w:bookmarkStart w:id="143" w:name="analysis"/>
      <w:bookmarkEnd w:id="38"/>
      <w:bookmarkEnd w:id="39"/>
      <w:r>
        <w:lastRenderedPageBreak/>
        <w:t>Analysis</w:t>
      </w:r>
    </w:p>
    <w:p w14:paraId="1001B852" w14:textId="77777777" w:rsidR="00805094" w:rsidRDefault="00000000" w:rsidP="008322F4">
      <w:pPr>
        <w:pStyle w:val="Heading3"/>
        <w:spacing w:line="480" w:lineRule="auto"/>
      </w:pPr>
      <w:bookmarkStart w:id="144" w:name="X71feb6d8df73c1bb9d0b1dbd1bb29cdf080ef4a"/>
      <w:r>
        <w:t>What is the extent of spatial bias in the rodent trapping data?</w:t>
      </w:r>
    </w:p>
    <w:p w14:paraId="25F3C3C4" w14:textId="1FBD3CCB" w:rsidR="007D4A9A" w:rsidRDefault="007D4A9A" w:rsidP="008322F4">
      <w:pPr>
        <w:pStyle w:val="FirstParagraph"/>
        <w:spacing w:line="480" w:lineRule="auto"/>
      </w:pPr>
      <w:r>
        <w:t xml:space="preserve">To investigate the extent of spatial bias in the rodent trapping data, we calculated trap-night (TN) density within each West African level-2 administrative region. The </w:t>
      </w:r>
      <w:r>
        <w:rPr>
          <w:rStyle w:val="VerbatimChar"/>
        </w:rPr>
        <w:t>sf</w:t>
      </w:r>
      <w:r>
        <w:t xml:space="preserve"> package in the R statistical language (R version 4.1.2) was used to manipulate geographic data, administrative boundaries were obtained from GADM 4.0.4 [</w:t>
      </w:r>
      <w:del w:id="145" w:author="David Simons" w:date="2022-10-31T13:14:00Z">
        <w:r w:rsidDel="00EE19FC">
          <w:delText>35</w:delText>
        </w:r>
      </w:del>
      <w:ins w:id="146" w:author="David Simons" w:date="2022-10-31T13:14:00Z">
        <w:r w:rsidR="00EE19FC">
          <w:t>3</w:t>
        </w:r>
        <w:r w:rsidR="00EE19FC">
          <w:t>6</w:t>
        </w:r>
      </w:ins>
      <w:r>
        <w:t>–</w:t>
      </w:r>
      <w:del w:id="147" w:author="David Simons" w:date="2022-10-31T13:14:00Z">
        <w:r w:rsidDel="00EE19FC">
          <w:delText>37</w:delText>
        </w:r>
      </w:del>
      <w:ins w:id="148" w:author="David Simons" w:date="2022-10-31T13:14:00Z">
        <w:r w:rsidR="00EE19FC">
          <w:t>3</w:t>
        </w:r>
        <w:r w:rsidR="00EE19FC">
          <w:t>8</w:t>
        </w:r>
      </w:ins>
      <w:r>
        <w:t xml:space="preserve">]. </w:t>
      </w:r>
      <w:r w:rsidR="00F63D8C">
        <w:t>Trap-night d</w:t>
      </w:r>
      <w:r>
        <w:t>ensity (</w:t>
      </w:r>
      <m:oMath>
        <m:sSub>
          <m:sSubPr>
            <m:ctrlPr>
              <w:rPr>
                <w:rFonts w:ascii="Cambria Math" w:hAnsi="Cambria Math"/>
              </w:rPr>
            </m:ctrlPr>
          </m:sSubPr>
          <m:e>
            <m:r>
              <m:rPr>
                <m:nor/>
              </m:rPr>
              <m:t>TN</m:t>
            </m:r>
          </m:e>
          <m:sub>
            <m:r>
              <m:rPr>
                <m:nor/>
              </m:rPr>
              <m:t>density</m:t>
            </m:r>
          </m:sub>
        </m:sSub>
      </m:oMath>
      <w:r>
        <w:t>) was calculated by dividing the number of trap nights by the area of a level-2 administrative area (</w:t>
      </w:r>
      <m:oMath>
        <m:sSub>
          <m:sSubPr>
            <m:ctrlPr>
              <w:rPr>
                <w:rFonts w:ascii="Cambria Math" w:hAnsi="Cambria Math"/>
              </w:rPr>
            </m:ctrlPr>
          </m:sSubPr>
          <m:e>
            <m:r>
              <m:rPr>
                <m:nor/>
              </m:rPr>
              <m:t>R</m:t>
            </m:r>
          </m:e>
          <m:sub>
            <m:r>
              <m:rPr>
                <m:nor/>
              </m:rPr>
              <m:t>area</m:t>
            </m:r>
          </m:sub>
        </m:sSub>
      </m:oMath>
      <w:r>
        <w:t>). For studies not reporting trap nights</w:t>
      </w:r>
      <w:r w:rsidR="00F63D8C">
        <w:t>,</w:t>
      </w:r>
      <w:r>
        <w:t xml:space="preserve"> imputation was used as previously described. Human population density was obtained for the closest year (2005) to the median year of trapping (2007) from Socioeconomic Data and Applications Center (SEDAC) gridded population of the world v4 at ~ 1km resolution (</w:t>
      </w:r>
      <m:oMath>
        <m:sSub>
          <m:sSubPr>
            <m:ctrlPr>
              <w:rPr>
                <w:rFonts w:ascii="Cambria Math" w:hAnsi="Cambria Math"/>
              </w:rPr>
            </m:ctrlPr>
          </m:sSubPr>
          <m:e>
            <m:r>
              <m:rPr>
                <m:nor/>
              </m:rPr>
              <m:t>P</m:t>
            </m:r>
          </m:e>
          <m:sub>
            <m:r>
              <m:rPr>
                <m:nor/>
              </m:rPr>
              <m:t>density</m:t>
            </m:r>
          </m:sub>
        </m:sSub>
      </m:oMath>
      <w:r>
        <w:t>) [</w:t>
      </w:r>
      <w:del w:id="149" w:author="David Simons" w:date="2022-10-31T13:14:00Z">
        <w:r w:rsidDel="00EE19FC">
          <w:delText>38</w:delText>
        </w:r>
      </w:del>
      <w:ins w:id="150" w:author="David Simons" w:date="2022-10-31T13:14:00Z">
        <w:r w:rsidR="00EE19FC">
          <w:t>3</w:t>
        </w:r>
        <w:r w:rsidR="00EE19FC">
          <w:t>9</w:t>
        </w:r>
      </w:ins>
      <w:r>
        <w:t>]. Median population density was then calculated for each level-2 administrative region. Land cover classification was obtained from the Copernicus climate change service at ~300m resolution [</w:t>
      </w:r>
      <w:del w:id="151" w:author="David Simons" w:date="2022-10-31T13:14:00Z">
        <w:r w:rsidDel="00EE19FC">
          <w:delText>39</w:delText>
        </w:r>
      </w:del>
      <w:ins w:id="152" w:author="David Simons" w:date="2022-10-31T13:14:00Z">
        <w:r w:rsidR="00EE19FC">
          <w:t>40</w:t>
        </w:r>
      </w:ins>
      <w:r>
        <w:t>]. The proportion of cropland, shrubland, tree cover (</w:t>
      </w:r>
      <m:oMath>
        <m:sSub>
          <m:sSubPr>
            <m:ctrlPr>
              <w:rPr>
                <w:rFonts w:ascii="Cambria Math" w:hAnsi="Cambria Math"/>
              </w:rPr>
            </m:ctrlPr>
          </m:sSubPr>
          <m:e>
            <m:r>
              <w:rPr>
                <w:rFonts w:ascii="Cambria Math" w:hAnsi="Cambria Math"/>
              </w:rPr>
              <m:t>ψ</m:t>
            </m:r>
          </m:e>
          <m:sub>
            <m:r>
              <m:rPr>
                <m:nor/>
              </m:rPr>
              <m:t>tree</m:t>
            </m:r>
          </m:sub>
        </m:sSub>
      </m:oMath>
      <w:r>
        <w:t>) and urban land cover (</w:t>
      </w:r>
      <m:oMath>
        <m:sSub>
          <m:sSubPr>
            <m:ctrlPr>
              <w:rPr>
                <w:rFonts w:ascii="Cambria Math" w:hAnsi="Cambria Math"/>
              </w:rPr>
            </m:ctrlPr>
          </m:sSubPr>
          <m:e>
            <m:r>
              <w:rPr>
                <w:rFonts w:ascii="Cambria Math" w:hAnsi="Cambria Math"/>
              </w:rPr>
              <m:t>ψ</m:t>
            </m:r>
          </m:e>
          <m:sub>
            <m:r>
              <m:rPr>
                <m:nor/>
              </m:rPr>
              <m:t>urban</m:t>
            </m:r>
          </m:sub>
        </m:sSub>
      </m:oMath>
      <w:r>
        <w:t>) within a level-2 administrative region in 2005 was calculated.</w:t>
      </w:r>
    </w:p>
    <w:p w14:paraId="13A9EC61" w14:textId="770EC5D6" w:rsidR="007D4A9A" w:rsidRDefault="007D4A9A" w:rsidP="008322F4">
      <w:pPr>
        <w:pStyle w:val="BodyText"/>
        <w:spacing w:line="480" w:lineRule="auto"/>
      </w:pPr>
      <w:r>
        <w:t xml:space="preserve">We investigated the association between relative trapping effort, measured as TN density, and the proportion of urban, cropland, tree cover and human population density using </w:t>
      </w:r>
      <w:proofErr w:type="spellStart"/>
      <w:r>
        <w:t>Generalised</w:t>
      </w:r>
      <w:proofErr w:type="spellEnd"/>
      <w:r>
        <w:t xml:space="preserve"> Additive Models (GAM) incorporating a spatial interaction term (longitude and latitude) [</w:t>
      </w:r>
      <w:del w:id="153" w:author="David Simons" w:date="2022-10-31T13:14:00Z">
        <w:r w:rsidDel="00EE19FC">
          <w:delText>40</w:delText>
        </w:r>
      </w:del>
      <w:ins w:id="154" w:author="David Simons" w:date="2022-10-31T13:14:00Z">
        <w:r w:rsidR="00EE19FC">
          <w:t>41</w:t>
        </w:r>
      </w:ins>
      <w:r>
        <w:t xml:space="preserve">]. </w:t>
      </w:r>
      <w:bookmarkStart w:id="155" w:name="_Hlk118105285"/>
      <w:ins w:id="156" w:author="David Simons" w:date="2022-10-31T10:39:00Z">
        <w:r w:rsidR="00495849">
          <w:t xml:space="preserve">Spatial aggregation of relative trapping effort was </w:t>
        </w:r>
      </w:ins>
      <w:ins w:id="157" w:author="David Simons" w:date="2022-10-31T14:11:00Z">
        <w:r w:rsidR="00D54208">
          <w:t>modelled</w:t>
        </w:r>
      </w:ins>
      <w:ins w:id="158" w:author="David Simons" w:date="2022-10-31T10:39:00Z">
        <w:r w:rsidR="00495849">
          <w:t xml:space="preserve"> using an exponential dispersion </w:t>
        </w:r>
      </w:ins>
      <w:ins w:id="159" w:author="David Simons" w:date="2022-10-31T14:11:00Z">
        <w:r w:rsidR="00D54208">
          <w:t>distribution</w:t>
        </w:r>
      </w:ins>
      <w:ins w:id="160" w:author="David Simons" w:date="2022-10-31T10:39:00Z">
        <w:r w:rsidR="00495849">
          <w:t xml:space="preserve"> (Tweedie)</w:t>
        </w:r>
        <w:r w:rsidR="00495849">
          <w:t xml:space="preserve"> [</w:t>
        </w:r>
        <w:r w:rsidR="00495849">
          <w:fldChar w:fldCharType="begin"/>
        </w:r>
        <w:r w:rsidR="00495849">
          <w:instrText xml:space="preserve"> HYPERLINK "https://doi.org/10.1016/S0304-3800(01)00494-X" \o "Persistent link using digital object identifier" \t "_blank" </w:instrText>
        </w:r>
        <w:r w:rsidR="00495849">
          <w:fldChar w:fldCharType="separate"/>
        </w:r>
      </w:ins>
      <w:ins w:id="161" w:author="David Simons" w:date="2022-10-31T13:14:00Z">
        <w:r w:rsidR="00EE19FC">
          <w:rPr>
            <w:rStyle w:val="Hyperlink"/>
            <w:rFonts w:ascii="Arial" w:hAnsi="Arial" w:cs="Arial"/>
            <w:color w:val="0C7DBB"/>
            <w:sz w:val="21"/>
            <w:szCs w:val="21"/>
          </w:rPr>
          <w:t>42</w:t>
        </w:r>
      </w:ins>
      <w:ins w:id="162" w:author="David Simons" w:date="2022-10-31T10:39:00Z">
        <w:r w:rsidR="00495849">
          <w:fldChar w:fldCharType="end"/>
        </w:r>
        <w:r w:rsidR="00495849">
          <w:t>].</w:t>
        </w:r>
        <w:r w:rsidR="00495849">
          <w:t xml:space="preserve"> </w:t>
        </w:r>
      </w:ins>
      <w:bookmarkEnd w:id="155"/>
      <w:r>
        <w:t xml:space="preserve">The models were constructed in the </w:t>
      </w:r>
      <w:proofErr w:type="spellStart"/>
      <w:r>
        <w:rPr>
          <w:rStyle w:val="VerbatimChar"/>
        </w:rPr>
        <w:t>mgcv</w:t>
      </w:r>
      <w:proofErr w:type="spellEnd"/>
      <w:r>
        <w:t xml:space="preserve"> package [</w:t>
      </w:r>
      <w:del w:id="163" w:author="David Simons" w:date="2022-10-31T13:14:00Z">
        <w:r w:rsidDel="00EE19FC">
          <w:delText>41</w:delText>
        </w:r>
      </w:del>
      <w:ins w:id="164" w:author="David Simons" w:date="2022-10-31T13:14:00Z">
        <w:r w:rsidR="00EE19FC">
          <w:t>4</w:t>
        </w:r>
        <w:r w:rsidR="00EE19FC">
          <w:t>3</w:t>
        </w:r>
      </w:ins>
      <w:r>
        <w:t xml:space="preserve">]. Selection of the most parsimonious model was based on Deviance explained and the Akaike Information Criterion for each model (Equations 1-5 below). Relative trapping effort </w:t>
      </w:r>
      <w:r>
        <w:lastRenderedPageBreak/>
        <w:t>was then predicted across West Africa using these covariates. We performed two sensitivity analyses, first, by removing sites with imputed trapping effort</w:t>
      </w:r>
      <w:r w:rsidR="00F63D8C">
        <w:t xml:space="preserve">, second, by </w:t>
      </w:r>
      <w:r>
        <w:t>associating trap locations to ~1km pixels</w:t>
      </w:r>
      <w:r w:rsidR="00F63D8C">
        <w:t xml:space="preserve"> rather than level-2 administrative areas</w:t>
      </w:r>
      <w:r>
        <w:t>.</w:t>
      </w:r>
      <w:ins w:id="165" w:author="David Simons" w:date="2022-10-31T10:33:00Z">
        <w:r w:rsidR="00705AAA">
          <w:t xml:space="preserve"> </w:t>
        </w:r>
      </w:ins>
    </w:p>
    <w:p w14:paraId="306A5477" w14:textId="64952B68" w:rsidR="00966297" w:rsidRPr="00966297" w:rsidRDefault="00000000" w:rsidP="008322F4">
      <w:pPr>
        <w:pStyle w:val="BodyText"/>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xml:space="preserve"> #(1)</m:t>
              </m:r>
            </m:e>
          </m:eqArr>
        </m:oMath>
      </m:oMathPara>
    </w:p>
    <w:p w14:paraId="64885302" w14:textId="179BD7B7" w:rsidR="00966297" w:rsidRPr="00966297" w:rsidRDefault="00000000" w:rsidP="008322F4">
      <w:pPr>
        <w:pStyle w:val="FirstParagraph"/>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#(2)</m:t>
              </m:r>
            </m:e>
          </m:eqArr>
        </m:oMath>
      </m:oMathPara>
    </w:p>
    <w:p w14:paraId="47EC924C" w14:textId="59B55A1B" w:rsidR="001B1245" w:rsidRPr="001B1245" w:rsidRDefault="00000000" w:rsidP="008322F4">
      <w:pPr>
        <w:pStyle w:val="FirstParagraph"/>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37033BAC" w14:textId="1214FF5E" w:rsidR="001B1245" w:rsidRPr="001B1245" w:rsidRDefault="00000000" w:rsidP="008322F4">
      <w:pPr>
        <w:pStyle w:val="FirstParagraph"/>
        <w:spacing w:line="480" w:lineRule="auto"/>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tree</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14:paraId="2320ECCD" w14:textId="4BC1AB88" w:rsidR="00805094" w:rsidRPr="001B1245" w:rsidRDefault="00000000" w:rsidP="008322F4">
      <w:pPr>
        <w:pStyle w:val="FirstParagraph"/>
        <w:spacing w:line="480" w:lineRule="auto"/>
        <w:rPr>
          <w:rFonts w:eastAsiaTheme="minor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#(5)</m:t>
              </m:r>
            </m:e>
          </m:eqArr>
        </m:oMath>
      </m:oMathPara>
    </w:p>
    <w:p w14:paraId="5BC91D91" w14:textId="77777777" w:rsidR="001B1245" w:rsidRPr="001B1245" w:rsidRDefault="001B1245" w:rsidP="008322F4">
      <w:pPr>
        <w:pStyle w:val="BodyText"/>
        <w:spacing w:line="480" w:lineRule="auto"/>
        <w:rPr>
          <w:rFonts w:eastAsiaTheme="minorEastAsia"/>
        </w:rPr>
      </w:pPr>
    </w:p>
    <w:p w14:paraId="41292879" w14:textId="77777777" w:rsidR="00805094" w:rsidRDefault="00000000" w:rsidP="008322F4">
      <w:pPr>
        <w:pStyle w:val="Heading3"/>
        <w:spacing w:line="480" w:lineRule="auto"/>
      </w:pPr>
      <w:bookmarkStart w:id="166" w:name="X67b13d0c91d306f831d36a5beb3dd3846b92fa5"/>
      <w:bookmarkEnd w:id="144"/>
      <w:r>
        <w:t>What is the difference in rodent host distributions between curated datasets and rodent trapping studies?</w:t>
      </w:r>
    </w:p>
    <w:p w14:paraId="546D92A3" w14:textId="2F759455" w:rsidR="007D4A9A" w:rsidRDefault="007D4A9A" w:rsidP="008322F4">
      <w:pPr>
        <w:pStyle w:val="FirstParagraph"/>
        <w:spacing w:line="480" w:lineRule="auto"/>
      </w:pPr>
      <w:bookmarkStart w:id="167" w:name="X31b587fb968f88db4d6cca532c0d704012bea9a"/>
      <w:bookmarkStart w:id="168" w:name="X23f185ac0245bf2633d3e4537283ec31ed00d7c"/>
      <w:bookmarkStart w:id="169" w:name="results"/>
      <w:bookmarkEnd w:id="40"/>
      <w:bookmarkEnd w:id="143"/>
      <w:bookmarkEnd w:id="166"/>
      <w:r>
        <w:t xml:space="preserve">We assessed the concordance of curated rodent host distributions from IUCN and GBIF with observed rodent </w:t>
      </w:r>
      <w:r w:rsidR="00782A2B">
        <w:t>detection</w:t>
      </w:r>
      <w:r>
        <w:t xml:space="preserve"> and </w:t>
      </w:r>
      <w:r w:rsidR="00782A2B">
        <w:t>non-detection</w:t>
      </w:r>
      <w:r>
        <w:t xml:space="preserve"> from rodent trapping studies for seven species with the most trap locations (</w:t>
      </w:r>
      <w:r>
        <w:rPr>
          <w:i/>
          <w:iCs/>
        </w:rPr>
        <w:t>M. natalensis</w:t>
      </w:r>
      <w:r>
        <w:t xml:space="preserve">, </w:t>
      </w:r>
      <w:r>
        <w:rPr>
          <w:i/>
          <w:iCs/>
        </w:rPr>
        <w:t xml:space="preserve">R. </w:t>
      </w:r>
      <w:proofErr w:type="spellStart"/>
      <w:r>
        <w:rPr>
          <w:i/>
          <w:iCs/>
        </w:rPr>
        <w:t>rattus</w:t>
      </w:r>
      <w:proofErr w:type="spellEnd"/>
      <w:r>
        <w:t xml:space="preserve">, </w:t>
      </w:r>
      <w:r>
        <w:rPr>
          <w:i/>
          <w:iCs/>
        </w:rPr>
        <w:t xml:space="preserve">M. </w:t>
      </w:r>
      <w:proofErr w:type="spellStart"/>
      <w:r>
        <w:rPr>
          <w:i/>
          <w:iCs/>
        </w:rPr>
        <w:t>erythroleucus</w:t>
      </w:r>
      <w:proofErr w:type="spellEnd"/>
      <w:r>
        <w:t xml:space="preserve">, </w:t>
      </w:r>
      <w:r>
        <w:rPr>
          <w:i/>
          <w:iCs/>
        </w:rPr>
        <w:t>M. musculus</w:t>
      </w:r>
      <w:r>
        <w:t xml:space="preserve">, </w:t>
      </w:r>
      <w:r>
        <w:rPr>
          <w:i/>
          <w:iCs/>
        </w:rPr>
        <w:t xml:space="preserve">A. </w:t>
      </w:r>
      <w:proofErr w:type="spellStart"/>
      <w:r>
        <w:rPr>
          <w:i/>
          <w:iCs/>
        </w:rPr>
        <w:t>niloticus</w:t>
      </w:r>
      <w:proofErr w:type="spellEnd"/>
      <w:r>
        <w:t xml:space="preserve">, </w:t>
      </w:r>
      <w:proofErr w:type="spellStart"/>
      <w:r>
        <w:rPr>
          <w:i/>
          <w:iCs/>
        </w:rPr>
        <w:t>Praomys</w:t>
      </w:r>
      <w:proofErr w:type="spellEnd"/>
      <w:r>
        <w:rPr>
          <w:i/>
          <w:iCs/>
        </w:rPr>
        <w:t xml:space="preserve"> </w:t>
      </w:r>
      <w:proofErr w:type="spellStart"/>
      <w:r>
        <w:rPr>
          <w:i/>
          <w:iCs/>
        </w:rPr>
        <w:t>daltoni</w:t>
      </w:r>
      <w:proofErr w:type="spellEnd"/>
      <w:r>
        <w:t xml:space="preserve"> and </w:t>
      </w:r>
      <w:proofErr w:type="spellStart"/>
      <w:r>
        <w:rPr>
          <w:i/>
          <w:iCs/>
        </w:rPr>
        <w:t>Cricetomys</w:t>
      </w:r>
      <w:proofErr w:type="spellEnd"/>
      <w:r>
        <w:rPr>
          <w:i/>
          <w:iCs/>
        </w:rPr>
        <w:t xml:space="preserve"> </w:t>
      </w:r>
      <w:proofErr w:type="spellStart"/>
      <w:r>
        <w:rPr>
          <w:i/>
          <w:iCs/>
        </w:rPr>
        <w:t>gambianus</w:t>
      </w:r>
      <w:proofErr w:type="spellEnd"/>
      <w:r>
        <w:t>). We obtained rodent species distribution maps as shapefiles from the IUCN red list and translated these to a ~20km resolution raster [</w:t>
      </w:r>
      <w:del w:id="170" w:author="David Simons" w:date="2022-10-31T13:14:00Z">
        <w:r w:rsidDel="00EE19FC">
          <w:delText>42</w:delText>
        </w:r>
      </w:del>
      <w:ins w:id="171" w:author="David Simons" w:date="2022-10-31T13:14:00Z">
        <w:r w:rsidR="00EE19FC">
          <w:t>4</w:t>
        </w:r>
        <w:r w:rsidR="00EE19FC">
          <w:t>4</w:t>
        </w:r>
      </w:ins>
      <w:r>
        <w:t>]. Distributions were cropped to the study region for globally distributed rodent species. We obtained rodent presence locations from GBIF as point data limited to the study region [</w:t>
      </w:r>
      <w:del w:id="172" w:author="David Simons" w:date="2022-10-31T13:14:00Z">
        <w:r w:rsidDel="00EE19FC">
          <w:delText>43</w:delText>
        </w:r>
      </w:del>
      <w:ins w:id="173" w:author="David Simons" w:date="2022-10-31T13:14:00Z">
        <w:r w:rsidR="00EE19FC">
          <w:t>4</w:t>
        </w:r>
        <w:r w:rsidR="00EE19FC">
          <w:t>5</w:t>
        </w:r>
      </w:ins>
      <w:r>
        <w:t xml:space="preserve">]. </w:t>
      </w:r>
      <w:r>
        <w:lastRenderedPageBreak/>
        <w:t>Presence locations were associated to cells of raster with a ~20km resolution produced for the study region.</w:t>
      </w:r>
    </w:p>
    <w:p w14:paraId="0A9F54F4" w14:textId="23468E18" w:rsidR="007D4A9A" w:rsidRDefault="007D4A9A" w:rsidP="008322F4">
      <w:pPr>
        <w:pStyle w:val="BodyText"/>
        <w:spacing w:line="480" w:lineRule="auto"/>
      </w:pPr>
      <w:r>
        <w:t>For each of the seven species, we first calculated the area of the IUCN expected range, and then the percentage of this range covered by presence detections in GBIF, and from detections in the rodent trapping data. We then calculated the area of both types of</w:t>
      </w:r>
      <w:r w:rsidR="00782A2B">
        <w:t xml:space="preserve"> both GBIF and rodent trapping</w:t>
      </w:r>
      <w:r>
        <w:t xml:space="preserve"> detections outside of the IUCN expected range. For rodent trapping data, we </w:t>
      </w:r>
      <w:r w:rsidR="00782A2B">
        <w:t xml:space="preserve">additionally </w:t>
      </w:r>
      <w:r>
        <w:t>calculated the area of non-detections within the IUCN expected area. Finally, we calculated the combined area of detection from both GBIF and rodent trapping data.</w:t>
      </w:r>
    </w:p>
    <w:p w14:paraId="2C26C1DD" w14:textId="77777777" w:rsidR="0018695A" w:rsidRDefault="0018695A" w:rsidP="008322F4">
      <w:pPr>
        <w:pStyle w:val="Heading3"/>
        <w:spacing w:line="480" w:lineRule="auto"/>
      </w:pPr>
      <w:r>
        <w:t>Are rodent trapping derived host-pathogen associations present in a consolidated zoonoses dataset?</w:t>
      </w:r>
    </w:p>
    <w:p w14:paraId="206A3A32" w14:textId="1039C89E" w:rsidR="007D4A9A" w:rsidRDefault="007D4A9A" w:rsidP="008322F4">
      <w:pPr>
        <w:pStyle w:val="FirstParagraph"/>
        <w:spacing w:line="480" w:lineRule="auto"/>
      </w:pPr>
      <w:bookmarkStart w:id="174" w:name="X2c350b31ad1218bf8e8185c3f8af133accd803a"/>
      <w:bookmarkEnd w:id="167"/>
      <w:r>
        <w:t>To examine the usefulness of rodent trapping studies as an additional source of data we compared identified host-pathogen associations from trapping studies investigating zoonoses with a consolidated zoonoses dataset (CLOVER) [11,</w:t>
      </w:r>
      <w:del w:id="175" w:author="David Simons" w:date="2022-10-31T13:14:00Z">
        <w:r w:rsidDel="00EE19FC">
          <w:delText>44</w:delText>
        </w:r>
      </w:del>
      <w:ins w:id="176" w:author="David Simons" w:date="2022-10-31T13:14:00Z">
        <w:r w:rsidR="00EE19FC">
          <w:t>46</w:t>
        </w:r>
      </w:ins>
      <w:r>
        <w:t xml:space="preserve">]. CLOVER is a synthesis of four host-pathogen datasets (GMPD2, EID2, HP3 and Shaw, 2020) and was released in 2021, it contains more than 25,000 host-pathogen associations for Bacteria, Viruses, Helminth, Protozoa and Fungi. We compared the host-pathogen networks across the two datasets, where the CLOVER data was subset for host species present in the rodent trapping </w:t>
      </w:r>
      <w:r w:rsidR="00782A2B">
        <w:t>data</w:t>
      </w:r>
      <w:r>
        <w:t>.</w:t>
      </w:r>
    </w:p>
    <w:p w14:paraId="26474ECE" w14:textId="77777777" w:rsidR="007D4A9A" w:rsidRDefault="007D4A9A" w:rsidP="008322F4">
      <w:pPr>
        <w:pStyle w:val="BodyText"/>
        <w:spacing w:line="480" w:lineRule="auto"/>
      </w:pPr>
      <w:r>
        <w:t>For host-pathogen pairs with assay results consistent with acute or prior infection, we calculated the proportion positive and identify those absent from CLOVER. We expand the analysis to host-pathogen pairs with pathogens identified to genus level in Supplementary Fig 4.</w:t>
      </w:r>
    </w:p>
    <w:p w14:paraId="607E1EF2" w14:textId="77777777" w:rsidR="0018695A" w:rsidRDefault="0018695A" w:rsidP="008322F4">
      <w:pPr>
        <w:pStyle w:val="Heading3"/>
        <w:spacing w:line="480" w:lineRule="auto"/>
      </w:pPr>
      <w:r>
        <w:lastRenderedPageBreak/>
        <w:t>What is the spatial extent of pathogen testing within host ranges?</w:t>
      </w:r>
    </w:p>
    <w:bookmarkEnd w:id="174"/>
    <w:p w14:paraId="31D4EDBF" w14:textId="48463664" w:rsidR="007D4A9A" w:rsidRDefault="007D4A9A" w:rsidP="008322F4">
      <w:pPr>
        <w:pStyle w:val="FirstParagraph"/>
        <w:spacing w:line="480" w:lineRule="auto"/>
      </w:pPr>
      <w:r>
        <w:t>We use the sampled area of three pathogen groups and two pathogens (</w:t>
      </w:r>
      <w:proofErr w:type="spellStart"/>
      <w:r>
        <w:t>Arenaviridae</w:t>
      </w:r>
      <w:proofErr w:type="spellEnd"/>
      <w:r>
        <w:t xml:space="preserve">, </w:t>
      </w:r>
      <w:proofErr w:type="spellStart"/>
      <w:r>
        <w:t>Borreliaceae</w:t>
      </w:r>
      <w:proofErr w:type="spellEnd"/>
      <w:r>
        <w:t xml:space="preserve">, </w:t>
      </w:r>
      <w:proofErr w:type="spellStart"/>
      <w:r>
        <w:t>Leptospiraceae</w:t>
      </w:r>
      <w:proofErr w:type="spellEnd"/>
      <w:r>
        <w:t xml:space="preserve">, </w:t>
      </w:r>
      <w:r>
        <w:rPr>
          <w:i/>
          <w:iCs/>
        </w:rPr>
        <w:t>Lassa mammarenavirus</w:t>
      </w:r>
      <w:r>
        <w:t xml:space="preserve"> and </w:t>
      </w:r>
      <w:r>
        <w:rPr>
          <w:i/>
          <w:iCs/>
        </w:rPr>
        <w:t>Toxoplasma gondii</w:t>
      </w:r>
      <w:r>
        <w:t xml:space="preserve">) to quantify the bias of sampling within their hosts ranges. For each pathogen, we first describe the number of host species </w:t>
      </w:r>
      <w:r w:rsidR="009C13BA">
        <w:t>assayed</w:t>
      </w:r>
      <w:r>
        <w:t xml:space="preserve">, for the five </w:t>
      </w:r>
      <w:proofErr w:type="gramStart"/>
      <w:r>
        <w:t>most commonly tested</w:t>
      </w:r>
      <w:proofErr w:type="gramEnd"/>
      <w:r>
        <w:t xml:space="preserve"> species we associate the locations of sampled </w:t>
      </w:r>
      <w:r w:rsidR="009C13BA">
        <w:t>individuals</w:t>
      </w:r>
      <w:r>
        <w:t xml:space="preserve"> to ~20km pixels and calculate the proportion of the IUCN range of the host in which sampling has occurred. We compare this figure to the total area in which the host has been detected to produce a measure of relative completeness of sampling within the included rodent trapping studies.</w:t>
      </w:r>
    </w:p>
    <w:p w14:paraId="50B17899" w14:textId="4D5CCF2A" w:rsidR="007D4A9A" w:rsidRDefault="009C13BA" w:rsidP="008322F4">
      <w:pPr>
        <w:pStyle w:val="BodyText"/>
        <w:spacing w:line="480" w:lineRule="auto"/>
      </w:pPr>
      <w:r>
        <w:t>Data</w:t>
      </w:r>
      <w:r w:rsidR="007D4A9A">
        <w:t xml:space="preserve"> and code to reproduce </w:t>
      </w:r>
      <w:r>
        <w:t>all</w:t>
      </w:r>
      <w:r w:rsidR="007D4A9A">
        <w:t xml:space="preserve"> analyses are available in an archived </w:t>
      </w:r>
      <w:proofErr w:type="spellStart"/>
      <w:r w:rsidR="007D4A9A">
        <w:t>Zenodo</w:t>
      </w:r>
      <w:proofErr w:type="spellEnd"/>
      <w:r w:rsidR="007D4A9A">
        <w:t xml:space="preserve"> repository [32].</w:t>
      </w:r>
    </w:p>
    <w:p w14:paraId="64213B24" w14:textId="77777777" w:rsidR="0018695A" w:rsidRDefault="0018695A" w:rsidP="008322F4">
      <w:pPr>
        <w:pStyle w:val="Heading1"/>
        <w:spacing w:line="480" w:lineRule="auto"/>
      </w:pPr>
      <w:r>
        <w:t>Results</w:t>
      </w:r>
    </w:p>
    <w:p w14:paraId="69E6CA50" w14:textId="77777777" w:rsidR="0018695A" w:rsidRDefault="0018695A" w:rsidP="008322F4">
      <w:pPr>
        <w:pStyle w:val="Heading2"/>
        <w:spacing w:line="480" w:lineRule="auto"/>
      </w:pPr>
      <w:r>
        <w:t>What is the extent of spatial bias in the rodent trapping data?</w:t>
      </w:r>
    </w:p>
    <w:p w14:paraId="5FEACF15" w14:textId="1A44E923" w:rsidR="007D4A9A" w:rsidRDefault="007D4A9A" w:rsidP="008322F4">
      <w:pPr>
        <w:pStyle w:val="FirstParagraph"/>
        <w:spacing w:line="480" w:lineRule="auto"/>
      </w:pPr>
      <w:r>
        <w:t>We found non-random</w:t>
      </w:r>
      <w:r w:rsidR="009C13BA">
        <w:t>,</w:t>
      </w:r>
      <w:r>
        <w:t xml:space="preserve"> spatial clustering of rodent trapping locations across the study region, suggestive of underlying bias in the sampling or rodents across West Africa. Trap sites were situated in 256 of 1,450 (17.6%) level-2 administrative regions in 14 West African nations. The regions with </w:t>
      </w:r>
      <w:r w:rsidR="009C13BA">
        <w:t xml:space="preserve">the </w:t>
      </w:r>
      <w:r>
        <w:t xml:space="preserve">highest TN density included the capitals and large cities of Niger (Niamey), Nigeria (Ibadan), Ghana (Accra), Senegal (Dakar), </w:t>
      </w:r>
      <w:del w:id="177" w:author="David Simons" w:date="2022-10-31T09:57:00Z">
        <w:r w:rsidDel="00D2551F">
          <w:delText xml:space="preserve">Ghana (Accra) </w:delText>
        </w:r>
      </w:del>
      <w:r>
        <w:t>and Benin (Cotonou). Outside of these cities, regions in, Northern Senegal, Southern Guinea, Edo and Ogun States in Nigeria and Eastern Sierra Leone had the greatest TN density (Fig 1A.).</w:t>
      </w:r>
    </w:p>
    <w:p w14:paraId="4E17432D" w14:textId="4E973019" w:rsidR="007D4A9A" w:rsidRDefault="007D4A9A" w:rsidP="008322F4">
      <w:pPr>
        <w:pStyle w:val="BodyText"/>
        <w:spacing w:line="480" w:lineRule="auto"/>
      </w:pPr>
      <w:r>
        <w:lastRenderedPageBreak/>
        <w:t xml:space="preserve">The most parsimonious GAM model (adjusted R2 = 0.3, Deviance explained = 48.7%) reported significant non-linear associations between relative trapping effort bias and human population densities (Effective Degrees of Freedom (EDF) = 7.13, </w:t>
      </w:r>
      <w:r>
        <w:rPr>
          <w:i/>
          <w:iCs/>
        </w:rPr>
        <w:t>p</w:t>
      </w:r>
      <w:r>
        <w:t xml:space="preserve"> &lt; 0.001), proportion of urban landscape (EDF = 1.92, </w:t>
      </w:r>
      <w:r>
        <w:rPr>
          <w:i/>
          <w:iCs/>
        </w:rPr>
        <w:t>p</w:t>
      </w:r>
      <w:r>
        <w:t xml:space="preserve"> &lt; 0.002) and region area (EDF = 3.63, </w:t>
      </w:r>
      <w:r>
        <w:rPr>
          <w:i/>
          <w:iCs/>
        </w:rPr>
        <w:t>p</w:t>
      </w:r>
      <w:r>
        <w:t xml:space="preserve"> &lt; 0.001), alongside significant spatial associations (EDF = 27.3, </w:t>
      </w:r>
      <w:r>
        <w:rPr>
          <w:i/>
          <w:iCs/>
        </w:rPr>
        <w:t>p</w:t>
      </w:r>
      <w:r>
        <w:t xml:space="preserve"> &lt; 0.001) (Supplementary table 3.1). Greatest trapping effort bias peaked at population densities between 5,000-7,500 individuals/km</w:t>
      </w:r>
      <w:r>
        <w:rPr>
          <w:vertAlign w:val="superscript"/>
        </w:rPr>
        <w:t>2</w:t>
      </w:r>
      <w:r>
        <w:t xml:space="preserve">, </w:t>
      </w:r>
      <w:r w:rsidR="009C13BA">
        <w:t xml:space="preserve">proportion of </w:t>
      </w:r>
      <w:r>
        <w:t>urban landscape &gt;10% and region areas &lt; 1,000km</w:t>
      </w:r>
      <w:r>
        <w:rPr>
          <w:vertAlign w:val="superscript"/>
        </w:rPr>
        <w:t>2</w:t>
      </w:r>
      <w:r>
        <w:t xml:space="preserve">. Increased trapping effort was found in </w:t>
      </w:r>
      <w:proofErr w:type="gramStart"/>
      <w:r>
        <w:t>North West</w:t>
      </w:r>
      <w:proofErr w:type="gramEnd"/>
      <w:r>
        <w:t xml:space="preserve"> Senegal, North and East Sierra Leone, Central Guinea and coastal regions of Nigeria, Benin and Ghana; in contrast South East Nigeria, Northern Nigeria and Burkina Faso had an observed bias towards a reduced trapping effort (Fig 2). In sensitivity analysis, excluding sites with imputed trap nights, Mauritania, Northern Senegal and Sierra Leone remained as regions trapped at higher rates, with Nigeria being trapped at </w:t>
      </w:r>
      <w:proofErr w:type="gramStart"/>
      <w:r>
        <w:t>lower than expected</w:t>
      </w:r>
      <w:proofErr w:type="gramEnd"/>
      <w:r>
        <w:t xml:space="preserve"> rates (Supplementary Fig 3a.). In </w:t>
      </w:r>
      <w:r w:rsidR="009C13BA">
        <w:t>pixel-based</w:t>
      </w:r>
      <w:r>
        <w:t xml:space="preserve"> sensitivity analysis spatial coverage was reduced with similar patterns of bias observed to the primary analysis (Supplementary Fig 3b.).</w:t>
      </w:r>
    </w:p>
    <w:p w14:paraId="4AA3DB09" w14:textId="77777777" w:rsidR="00805094" w:rsidRDefault="00000000" w:rsidP="008322F4">
      <w:pPr>
        <w:pStyle w:val="CaptionedFigure"/>
        <w:spacing w:line="480" w:lineRule="auto"/>
      </w:pPr>
      <w:r>
        <w:rPr>
          <w:noProof/>
        </w:rPr>
        <w:lastRenderedPageBreak/>
        <w:drawing>
          <wp:inline distT="0" distB="0" distL="0" distR="0" wp14:anchorId="4764216D" wp14:editId="67631AFA">
            <wp:extent cx="5969000" cy="4974166"/>
            <wp:effectExtent l="0" t="0" r="0" b="0"/>
            <wp:docPr id="3" name="Picture" descr="Fig 2. Relative trapping effort bias across West Africa from included studies adjusted for human population density, proportion urban land cover and area of the administrative region. Yellow regions represent areas with a bias towards increased trapping effort (e.g., North West Senegal), purple regions represent areas with a bias towards reduced trapping effort (e.g., Northern Nigeria)."/>
            <wp:cNvGraphicFramePr/>
            <a:graphic xmlns:a="http://schemas.openxmlformats.org/drawingml/2006/main">
              <a:graphicData uri="http://schemas.openxmlformats.org/drawingml/2006/picture">
                <pic:pic xmlns:pic="http://schemas.openxmlformats.org/drawingml/2006/picture">
                  <pic:nvPicPr>
                    <pic:cNvPr id="4" name="Picture" descr="C:/Users/ucbtds4/R_Repositories/scoping_review/figures/Figure_2_updated.png"/>
                    <pic:cNvPicPr>
                      <a:picLocks noChangeAspect="1" noChangeArrowheads="1"/>
                    </pic:cNvPicPr>
                  </pic:nvPicPr>
                  <pic:blipFill>
                    <a:blip r:embed="rId9"/>
                    <a:stretch>
                      <a:fillRect/>
                    </a:stretch>
                  </pic:blipFill>
                  <pic:spPr bwMode="auto">
                    <a:xfrm>
                      <a:off x="0" y="0"/>
                      <a:ext cx="5969000" cy="4974166"/>
                    </a:xfrm>
                    <a:prstGeom prst="rect">
                      <a:avLst/>
                    </a:prstGeom>
                    <a:noFill/>
                    <a:ln w="9525">
                      <a:noFill/>
                      <a:headEnd/>
                      <a:tailEnd/>
                    </a:ln>
                  </pic:spPr>
                </pic:pic>
              </a:graphicData>
            </a:graphic>
          </wp:inline>
        </w:drawing>
      </w:r>
    </w:p>
    <w:p w14:paraId="0B16C988" w14:textId="528D872E" w:rsidR="00805094" w:rsidRPr="00743A66" w:rsidRDefault="00000000" w:rsidP="008322F4">
      <w:pPr>
        <w:pStyle w:val="ImageCaption"/>
        <w:spacing w:line="480" w:lineRule="auto"/>
        <w:rPr>
          <w:i w:val="0"/>
          <w:iCs/>
        </w:rPr>
      </w:pPr>
      <w:r w:rsidRPr="00743A66">
        <w:rPr>
          <w:b/>
          <w:bCs/>
          <w:i w:val="0"/>
          <w:iCs/>
        </w:rPr>
        <w:t>Fig 2. Relative trapping effort bias across West Africa</w:t>
      </w:r>
      <w:r w:rsidR="00743A66" w:rsidRPr="00743A66">
        <w:rPr>
          <w:b/>
          <w:bCs/>
          <w:i w:val="0"/>
          <w:iCs/>
        </w:rPr>
        <w:t>.</w:t>
      </w:r>
      <w:r w:rsidRPr="00743A66">
        <w:rPr>
          <w:i w:val="0"/>
          <w:iCs/>
        </w:rPr>
        <w:t xml:space="preserve"> </w:t>
      </w:r>
      <w:r w:rsidR="00743A66" w:rsidRPr="00743A66">
        <w:rPr>
          <w:i w:val="0"/>
          <w:iCs/>
        </w:rPr>
        <w:t>Modelled relative trapping effort bias</w:t>
      </w:r>
      <w:r w:rsidRPr="00743A66">
        <w:rPr>
          <w:i w:val="0"/>
          <w:iCs/>
        </w:rPr>
        <w:t xml:space="preserve"> adjusted for human population density, proportion urban land cover and area of the administrative region. </w:t>
      </w:r>
      <w:r w:rsidR="007853B8" w:rsidRPr="00743A66">
        <w:rPr>
          <w:i w:val="0"/>
          <w:iCs/>
        </w:rPr>
        <w:t>Brown</w:t>
      </w:r>
      <w:r w:rsidRPr="00743A66">
        <w:rPr>
          <w:i w:val="0"/>
          <w:iCs/>
        </w:rPr>
        <w:t xml:space="preserve"> regions represent areas with a bias towards increased trapping effort (e.g., </w:t>
      </w:r>
      <w:proofErr w:type="gramStart"/>
      <w:r w:rsidRPr="00743A66">
        <w:rPr>
          <w:i w:val="0"/>
          <w:iCs/>
        </w:rPr>
        <w:t>North West</w:t>
      </w:r>
      <w:proofErr w:type="gramEnd"/>
      <w:r w:rsidRPr="00743A66">
        <w:rPr>
          <w:i w:val="0"/>
          <w:iCs/>
        </w:rPr>
        <w:t xml:space="preserve"> Senegal), </w:t>
      </w:r>
      <w:r w:rsidR="007853B8" w:rsidRPr="00743A66">
        <w:rPr>
          <w:i w:val="0"/>
          <w:iCs/>
        </w:rPr>
        <w:t>Green</w:t>
      </w:r>
      <w:r w:rsidRPr="00743A66">
        <w:rPr>
          <w:i w:val="0"/>
          <w:iCs/>
        </w:rPr>
        <w:t xml:space="preserve"> regions represent areas with a bias towards reduced trapping effort (e.g., Northern Nigeria).</w:t>
      </w:r>
    </w:p>
    <w:p w14:paraId="043E110B" w14:textId="77777777" w:rsidR="00805094" w:rsidRDefault="00000000" w:rsidP="008322F4">
      <w:pPr>
        <w:pStyle w:val="Heading2"/>
        <w:spacing w:line="480" w:lineRule="auto"/>
      </w:pPr>
      <w:bookmarkStart w:id="178" w:name="Xea6e626d3bbd5db643fd81fbc368908f5c8ed31"/>
      <w:bookmarkEnd w:id="168"/>
      <w:r>
        <w:lastRenderedPageBreak/>
        <w:t>What is the difference in rodent host distributions between curated datasets and rodent trapping studies?</w:t>
      </w:r>
    </w:p>
    <w:p w14:paraId="0A3D7433" w14:textId="4364C98F" w:rsidR="007D4A9A" w:rsidRDefault="007D4A9A" w:rsidP="008322F4">
      <w:pPr>
        <w:pStyle w:val="FirstParagraph"/>
        <w:spacing w:line="480" w:lineRule="auto"/>
      </w:pPr>
      <w:r>
        <w:t xml:space="preserve">We found that for six of </w:t>
      </w:r>
      <w:r w:rsidR="00584719">
        <w:t xml:space="preserve">the seven </w:t>
      </w:r>
      <w:bookmarkStart w:id="179" w:name="_Hlk112662340"/>
      <w:r w:rsidR="00584719">
        <w:t xml:space="preserve">most detected </w:t>
      </w:r>
      <w:r>
        <w:t>rodent</w:t>
      </w:r>
      <w:r w:rsidR="00584719">
        <w:t xml:space="preserve"> species</w:t>
      </w:r>
      <w:r>
        <w:t xml:space="preserve"> </w:t>
      </w:r>
      <w:bookmarkEnd w:id="179"/>
      <w:r>
        <w:t>(</w:t>
      </w:r>
      <w:r>
        <w:rPr>
          <w:i/>
          <w:iCs/>
        </w:rPr>
        <w:t>M. natalensis</w:t>
      </w:r>
      <w:r>
        <w:t xml:space="preserve">, </w:t>
      </w:r>
      <w:r>
        <w:rPr>
          <w:i/>
          <w:iCs/>
        </w:rPr>
        <w:t xml:space="preserve">R. </w:t>
      </w:r>
      <w:proofErr w:type="spellStart"/>
      <w:r>
        <w:rPr>
          <w:i/>
          <w:iCs/>
        </w:rPr>
        <w:t>rattus</w:t>
      </w:r>
      <w:proofErr w:type="spellEnd"/>
      <w:r>
        <w:t xml:space="preserve">, </w:t>
      </w:r>
      <w:r>
        <w:rPr>
          <w:i/>
          <w:iCs/>
        </w:rPr>
        <w:t xml:space="preserve">M. </w:t>
      </w:r>
      <w:proofErr w:type="spellStart"/>
      <w:r>
        <w:rPr>
          <w:i/>
          <w:iCs/>
        </w:rPr>
        <w:t>erythroleucus</w:t>
      </w:r>
      <w:proofErr w:type="spellEnd"/>
      <w:r>
        <w:t xml:space="preserve">, </w:t>
      </w:r>
      <w:r>
        <w:rPr>
          <w:i/>
          <w:iCs/>
        </w:rPr>
        <w:t>M. musculus</w:t>
      </w:r>
      <w:r>
        <w:t xml:space="preserve">, </w:t>
      </w:r>
      <w:r>
        <w:rPr>
          <w:i/>
          <w:iCs/>
        </w:rPr>
        <w:t xml:space="preserve">A. </w:t>
      </w:r>
      <w:proofErr w:type="spellStart"/>
      <w:r>
        <w:rPr>
          <w:i/>
          <w:iCs/>
        </w:rPr>
        <w:t>niloticus</w:t>
      </w:r>
      <w:proofErr w:type="spellEnd"/>
      <w:r>
        <w:t xml:space="preserve"> and </w:t>
      </w:r>
      <w:r>
        <w:rPr>
          <w:i/>
          <w:iCs/>
        </w:rPr>
        <w:t xml:space="preserve">P. </w:t>
      </w:r>
      <w:proofErr w:type="spellStart"/>
      <w:r>
        <w:rPr>
          <w:i/>
          <w:iCs/>
        </w:rPr>
        <w:t>daltoni</w:t>
      </w:r>
      <w:proofErr w:type="spellEnd"/>
      <w:r>
        <w:t>), trapping studies provided more distinct locations of detection and non-detection than were available from GBIF. For the endemic rodent species (</w:t>
      </w:r>
      <w:r>
        <w:rPr>
          <w:i/>
          <w:iCs/>
        </w:rPr>
        <w:t>M. natalensis</w:t>
      </w:r>
      <w:r>
        <w:t xml:space="preserve">, </w:t>
      </w:r>
      <w:r>
        <w:rPr>
          <w:i/>
          <w:iCs/>
        </w:rPr>
        <w:t xml:space="preserve">M. </w:t>
      </w:r>
      <w:proofErr w:type="spellStart"/>
      <w:r>
        <w:rPr>
          <w:i/>
          <w:iCs/>
        </w:rPr>
        <w:t>erythroleucus</w:t>
      </w:r>
      <w:proofErr w:type="spellEnd"/>
      <w:r>
        <w:t xml:space="preserve">, </w:t>
      </w:r>
      <w:r>
        <w:rPr>
          <w:i/>
          <w:iCs/>
        </w:rPr>
        <w:t xml:space="preserve">A. </w:t>
      </w:r>
      <w:proofErr w:type="spellStart"/>
      <w:r>
        <w:rPr>
          <w:i/>
          <w:iCs/>
        </w:rPr>
        <w:t>niloticus</w:t>
      </w:r>
      <w:proofErr w:type="spellEnd"/>
      <w:r>
        <w:t xml:space="preserve">, </w:t>
      </w:r>
      <w:r>
        <w:rPr>
          <w:i/>
          <w:iCs/>
        </w:rPr>
        <w:t xml:space="preserve">P. </w:t>
      </w:r>
      <w:proofErr w:type="spellStart"/>
      <w:r>
        <w:rPr>
          <w:i/>
          <w:iCs/>
        </w:rPr>
        <w:t>daltoni</w:t>
      </w:r>
      <w:proofErr w:type="spellEnd"/>
      <w:r>
        <w:t xml:space="preserve"> and </w:t>
      </w:r>
      <w:r>
        <w:rPr>
          <w:i/>
          <w:iCs/>
        </w:rPr>
        <w:t xml:space="preserve">C. </w:t>
      </w:r>
      <w:proofErr w:type="spellStart"/>
      <w:r>
        <w:rPr>
          <w:i/>
          <w:iCs/>
        </w:rPr>
        <w:t>gambianus</w:t>
      </w:r>
      <w:proofErr w:type="spellEnd"/>
      <w:r>
        <w:t xml:space="preserve">) IUCN ranges had good concordance to both trapping studies and GBIF, however, individuals of </w:t>
      </w:r>
      <w:r>
        <w:rPr>
          <w:i/>
          <w:iCs/>
        </w:rPr>
        <w:t xml:space="preserve">A. </w:t>
      </w:r>
      <w:proofErr w:type="spellStart"/>
      <w:r>
        <w:rPr>
          <w:i/>
          <w:iCs/>
        </w:rPr>
        <w:t>niloticus</w:t>
      </w:r>
      <w:proofErr w:type="spellEnd"/>
      <w:r>
        <w:t xml:space="preserve"> and </w:t>
      </w:r>
      <w:r>
        <w:rPr>
          <w:i/>
          <w:iCs/>
        </w:rPr>
        <w:t xml:space="preserve">P. </w:t>
      </w:r>
      <w:proofErr w:type="spellStart"/>
      <w:r>
        <w:rPr>
          <w:i/>
          <w:iCs/>
        </w:rPr>
        <w:t>daltoni</w:t>
      </w:r>
      <w:proofErr w:type="spellEnd"/>
      <w:r>
        <w:t xml:space="preserve"> were detected outside of IUCN ranges. In contrast, the non-native species </w:t>
      </w:r>
      <w:r>
        <w:rPr>
          <w:i/>
          <w:iCs/>
        </w:rPr>
        <w:t xml:space="preserve">R. </w:t>
      </w:r>
      <w:proofErr w:type="spellStart"/>
      <w:r>
        <w:rPr>
          <w:i/>
          <w:iCs/>
        </w:rPr>
        <w:t>rattus</w:t>
      </w:r>
      <w:proofErr w:type="spellEnd"/>
      <w:r>
        <w:t xml:space="preserve"> and </w:t>
      </w:r>
      <w:r>
        <w:rPr>
          <w:i/>
          <w:iCs/>
        </w:rPr>
        <w:t>M. musculus</w:t>
      </w:r>
      <w:r>
        <w:t xml:space="preserve"> were detected across much greater ranges than were expected from IUCN distributions. Comparisons for </w:t>
      </w:r>
      <w:r>
        <w:rPr>
          <w:i/>
          <w:iCs/>
        </w:rPr>
        <w:t>M. natalensis</w:t>
      </w:r>
      <w:r>
        <w:t xml:space="preserve">, </w:t>
      </w:r>
      <w:r>
        <w:rPr>
          <w:i/>
          <w:iCs/>
        </w:rPr>
        <w:t xml:space="preserve">R. </w:t>
      </w:r>
      <w:proofErr w:type="spellStart"/>
      <w:r>
        <w:rPr>
          <w:i/>
          <w:iCs/>
        </w:rPr>
        <w:t>rattus</w:t>
      </w:r>
      <w:proofErr w:type="spellEnd"/>
      <w:r>
        <w:t xml:space="preserve"> and </w:t>
      </w:r>
      <w:r>
        <w:rPr>
          <w:i/>
          <w:iCs/>
        </w:rPr>
        <w:t>M. musculus</w:t>
      </w:r>
      <w:r>
        <w:t xml:space="preserve"> are shown in Fig 3, the remaining species are shown in Supplementary Fig 4.</w:t>
      </w:r>
    </w:p>
    <w:p w14:paraId="68DBEA38" w14:textId="3710183C" w:rsidR="00805094" w:rsidRDefault="00290CF9" w:rsidP="008322F4">
      <w:pPr>
        <w:pStyle w:val="CaptionedFigure"/>
        <w:spacing w:line="480" w:lineRule="auto"/>
      </w:pPr>
      <w:ins w:id="180" w:author="David Simons" w:date="2022-10-31T13:06:00Z">
        <w:r w:rsidRPr="00290CF9">
          <w:rPr>
            <w:noProof/>
          </w:rPr>
          <w:lastRenderedPageBreak/>
          <w:drawing>
            <wp:inline distT="0" distB="0" distL="0" distR="0" wp14:anchorId="2C22568F" wp14:editId="0D66AD39">
              <wp:extent cx="5608320" cy="8412480"/>
              <wp:effectExtent l="0" t="0" r="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8320" cy="8412480"/>
                      </a:xfrm>
                      <a:prstGeom prst="rect">
                        <a:avLst/>
                      </a:prstGeom>
                      <a:noFill/>
                      <a:ln>
                        <a:noFill/>
                      </a:ln>
                    </pic:spPr>
                  </pic:pic>
                </a:graphicData>
              </a:graphic>
            </wp:inline>
          </w:drawing>
        </w:r>
      </w:ins>
      <w:del w:id="181" w:author="David Simons" w:date="2022-10-31T12:48:00Z">
        <w:r w:rsidR="00B647D5" w:rsidDel="000E3929">
          <w:rPr>
            <w:noProof/>
          </w:rPr>
          <w:lastRenderedPageBreak/>
          <w:drawing>
            <wp:inline distT="0" distB="0" distL="0" distR="0" wp14:anchorId="5CB2C1E2" wp14:editId="5944803A">
              <wp:extent cx="5608320" cy="8412480"/>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8320" cy="8412480"/>
                      </a:xfrm>
                      <a:prstGeom prst="rect">
                        <a:avLst/>
                      </a:prstGeom>
                      <a:noFill/>
                      <a:ln>
                        <a:noFill/>
                      </a:ln>
                    </pic:spPr>
                  </pic:pic>
                </a:graphicData>
              </a:graphic>
            </wp:inline>
          </w:drawing>
        </w:r>
      </w:del>
    </w:p>
    <w:p w14:paraId="57B55516" w14:textId="67FB33F2" w:rsidR="00805094" w:rsidRPr="00743A66" w:rsidRDefault="00000000" w:rsidP="008322F4">
      <w:pPr>
        <w:pStyle w:val="ImageCaption"/>
        <w:spacing w:line="480" w:lineRule="auto"/>
        <w:rPr>
          <w:i w:val="0"/>
          <w:iCs/>
        </w:rPr>
      </w:pPr>
      <w:r w:rsidRPr="00743A66">
        <w:rPr>
          <w:b/>
          <w:bCs/>
          <w:i w:val="0"/>
          <w:iCs/>
        </w:rPr>
        <w:lastRenderedPageBreak/>
        <w:t>Fig 3.</w:t>
      </w:r>
      <w:r w:rsidR="00743A66" w:rsidRPr="00743A66">
        <w:rPr>
          <w:b/>
          <w:bCs/>
          <w:i w:val="0"/>
          <w:iCs/>
        </w:rPr>
        <w:t xml:space="preserve"> Locations of detection and non-detection sites for rodent species in West Africa</w:t>
      </w:r>
      <w:r w:rsidRPr="00743A66">
        <w:rPr>
          <w:i w:val="0"/>
          <w:iCs/>
        </w:rPr>
        <w:t xml:space="preserve"> Each row corresponds to a single rodent species. L) Presence recorded in GBIF</w:t>
      </w:r>
      <w:r w:rsidR="007853B8" w:rsidRPr="00743A66">
        <w:rPr>
          <w:i w:val="0"/>
          <w:iCs/>
        </w:rPr>
        <w:t xml:space="preserve"> (black points)</w:t>
      </w:r>
      <w:r w:rsidRPr="00743A66">
        <w:rPr>
          <w:i w:val="0"/>
          <w:iCs/>
        </w:rPr>
        <w:t xml:space="preserve"> overlaid on IUCN species range (red-shaded area). R) Detection</w:t>
      </w:r>
      <w:r w:rsidR="007853B8" w:rsidRPr="00743A66">
        <w:rPr>
          <w:i w:val="0"/>
          <w:iCs/>
        </w:rPr>
        <w:t xml:space="preserve"> (purple)</w:t>
      </w:r>
      <w:r w:rsidRPr="00743A66">
        <w:rPr>
          <w:i w:val="0"/>
          <w:iCs/>
        </w:rPr>
        <w:t xml:space="preserve"> and non-detection </w:t>
      </w:r>
      <w:r w:rsidR="007853B8" w:rsidRPr="00743A66">
        <w:rPr>
          <w:i w:val="0"/>
          <w:iCs/>
        </w:rPr>
        <w:t xml:space="preserve">(orange) </w:t>
      </w:r>
      <w:r w:rsidRPr="00743A66">
        <w:rPr>
          <w:i w:val="0"/>
          <w:iCs/>
        </w:rPr>
        <w:t>from rodent trapping studies overlaid on IUCN species ranges. M. musculus has no IUCN West African range.</w:t>
      </w:r>
    </w:p>
    <w:p w14:paraId="4F6D0561" w14:textId="324453B3" w:rsidR="007D4A9A" w:rsidRDefault="007D4A9A" w:rsidP="008322F4">
      <w:pPr>
        <w:pStyle w:val="BodyText"/>
        <w:spacing w:line="480" w:lineRule="auto"/>
      </w:pPr>
      <w:r>
        <w:t>Comparison of</w:t>
      </w:r>
      <w:r w:rsidR="00584719">
        <w:t xml:space="preserve"> the</w:t>
      </w:r>
      <w:r>
        <w:t xml:space="preserve"> proportion of a species IUCN range in which detections and non-detections occurred showed that sampling locations of these seven species within GBIF covered between 0.09-0.26% of expected ranges (Table 1.)</w:t>
      </w:r>
      <w:r w:rsidR="003C675B">
        <w:t>, compared to 0.03-0.24% for rodent trapping data</w:t>
      </w:r>
      <w:r>
        <w:t>. Detections occurred outside IUCN ranges for all species</w:t>
      </w:r>
      <w:r w:rsidR="003C675B">
        <w:t xml:space="preserve"> in both the GBIF and rodent trapping data</w:t>
      </w:r>
      <w:r>
        <w:t xml:space="preserve">, most noticeably for </w:t>
      </w:r>
      <w:r>
        <w:rPr>
          <w:i/>
          <w:iCs/>
        </w:rPr>
        <w:t xml:space="preserve">A. </w:t>
      </w:r>
      <w:proofErr w:type="spellStart"/>
      <w:r>
        <w:rPr>
          <w:i/>
          <w:iCs/>
        </w:rPr>
        <w:t>niloticus</w:t>
      </w:r>
      <w:proofErr w:type="spellEnd"/>
      <w:r>
        <w:t xml:space="preserve"> and </w:t>
      </w:r>
      <w:r>
        <w:rPr>
          <w:i/>
          <w:iCs/>
        </w:rPr>
        <w:t xml:space="preserve">R. </w:t>
      </w:r>
      <w:proofErr w:type="spellStart"/>
      <w:r>
        <w:rPr>
          <w:i/>
          <w:iCs/>
        </w:rPr>
        <w:t>rattus</w:t>
      </w:r>
      <w:proofErr w:type="spellEnd"/>
      <w:r>
        <w:t>. Combining GBIF and rodent trapping data increased the sampled area by a mean of 1.6 times</w:t>
      </w:r>
      <w:r w:rsidR="00B569E9">
        <w:t xml:space="preserve"> compared to the GBIF area alone</w:t>
      </w:r>
      <w:r>
        <w:t xml:space="preserve">, </w:t>
      </w:r>
      <w:r w:rsidR="003C675B">
        <w:t>demonstrating</w:t>
      </w:r>
      <w:r>
        <w:t xml:space="preserve"> limited overlap between the locations </w:t>
      </w:r>
      <w:r w:rsidR="003C675B">
        <w:t>providing information to either dataset</w:t>
      </w:r>
      <w:r>
        <w:t>. Non-detection of</w:t>
      </w:r>
      <w:r w:rsidR="003C675B">
        <w:t xml:space="preserve"> a</w:t>
      </w:r>
      <w:r>
        <w:t xml:space="preserve"> species occurred across species ranges (mean = 0.11%, SD = 0.03%), suggestive of spatial heterogeneity of presence within IUCN ranges.</w:t>
      </w:r>
    </w:p>
    <w:p w14:paraId="00550C47" w14:textId="4C0BCE40" w:rsidR="00805094" w:rsidRPr="00743A66" w:rsidRDefault="00000000" w:rsidP="008322F4">
      <w:pPr>
        <w:pStyle w:val="TableCaption"/>
        <w:spacing w:line="480" w:lineRule="auto"/>
        <w:rPr>
          <w:b/>
          <w:bCs/>
          <w:i w:val="0"/>
          <w:iCs/>
        </w:rPr>
      </w:pPr>
      <w:r w:rsidRPr="00743A66">
        <w:rPr>
          <w:b/>
          <w:bCs/>
          <w:i w:val="0"/>
          <w:iCs/>
        </w:rPr>
        <w:lastRenderedPageBreak/>
        <w:t xml:space="preserve">Table 1: Comparison of IUCN, GBIF and rodent trapping ranges for the 7 </w:t>
      </w:r>
      <w:r w:rsidR="003C675B" w:rsidRPr="003C675B">
        <w:rPr>
          <w:b/>
          <w:bCs/>
          <w:i w:val="0"/>
          <w:iCs/>
        </w:rPr>
        <w:t>most detected rodent species</w:t>
      </w:r>
      <w:r w:rsidRPr="00743A66">
        <w:rPr>
          <w:b/>
          <w:bCs/>
          <w:i w:val="0"/>
          <w:iCs/>
        </w:rPr>
        <w:t>.</w:t>
      </w:r>
    </w:p>
    <w:tbl>
      <w:tblPr>
        <w:tblW w:w="0" w:type="auto"/>
        <w:jc w:val="center"/>
        <w:tblLook w:val="0420" w:firstRow="1" w:lastRow="0" w:firstColumn="0" w:lastColumn="0" w:noHBand="0" w:noVBand="1"/>
      </w:tblPr>
      <w:tblGrid>
        <w:gridCol w:w="1592"/>
        <w:gridCol w:w="886"/>
        <w:gridCol w:w="1243"/>
        <w:gridCol w:w="988"/>
        <w:gridCol w:w="1355"/>
        <w:gridCol w:w="1069"/>
        <w:gridCol w:w="1321"/>
        <w:gridCol w:w="1338"/>
      </w:tblGrid>
      <w:tr w:rsidR="0081699B" w14:paraId="0D016296"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C49D17"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6CB560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IUCN</w:t>
            </w:r>
          </w:p>
        </w:tc>
        <w:tc>
          <w:tcPr>
            <w:tcW w:w="0" w:type="auto"/>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AFDDC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GBIF</w:t>
            </w:r>
          </w:p>
        </w:tc>
        <w:tc>
          <w:tcPr>
            <w:tcW w:w="0" w:type="auto"/>
            <w:gridSpan w:val="3"/>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2DCCF18"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Trapping studies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C01D2D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Combined</w:t>
            </w:r>
          </w:p>
        </w:tc>
      </w:tr>
      <w:tr w:rsidR="0081699B" w14:paraId="1060BBAD"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2FD2F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Species</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ABDD3C2"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17485" w14:textId="65E09BA0"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Area inside range (1,000 km</w:t>
            </w:r>
            <w:r>
              <w:rPr>
                <w:rFonts w:ascii="Arial"/>
                <w:color w:val="000000"/>
                <w:sz w:val="22"/>
                <w:szCs w:val="22"/>
                <w:vertAlign w:val="superscript"/>
              </w:rPr>
              <w:t>2</w:t>
            </w:r>
            <w:r>
              <w:rPr>
                <w:rFonts w:ascii="Arial"/>
                <w:color w:val="000000"/>
                <w:sz w:val="22"/>
                <w:szCs w:val="22"/>
              </w:rPr>
              <w:t>) (% of IUCN</w:t>
            </w:r>
            <w:ins w:id="182" w:author="David Simons" w:date="2022-10-26T15:31:00Z">
              <w:r w:rsidR="0081699B">
                <w:rPr>
                  <w:rFonts w:ascii="Arial"/>
                  <w:color w:val="000000"/>
                  <w:sz w:val="22"/>
                  <w:szCs w:val="22"/>
                </w:rPr>
                <w:t xml:space="preserve"> range</w:t>
              </w:r>
            </w:ins>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8FF14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3270368" w14:textId="68F4BACA"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ins w:id="183" w:author="David Simons" w:date="2022-10-26T15:31:00Z">
              <w:r w:rsidR="0081699B">
                <w:rPr>
                  <w:rFonts w:ascii="Arial"/>
                  <w:color w:val="000000"/>
                  <w:sz w:val="22"/>
                  <w:szCs w:val="22"/>
                </w:rPr>
                <w:t xml:space="preserve"> range</w:t>
              </w:r>
            </w:ins>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ABAA0D8" w14:textId="1C25C562"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 (% of IUCN</w:t>
            </w:r>
            <w:ins w:id="184" w:author="David Simons" w:date="2022-10-26T15:31:00Z">
              <w:r w:rsidR="0081699B">
                <w:rPr>
                  <w:rFonts w:ascii="Arial"/>
                  <w:color w:val="000000"/>
                  <w:sz w:val="22"/>
                  <w:szCs w:val="22"/>
                </w:rPr>
                <w:t xml:space="preserve"> range</w:t>
              </w:r>
            </w:ins>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14B9662C" w14:textId="09D353FB"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Non-detection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ins w:id="185" w:author="David Simons" w:date="2022-10-26T15:31:00Z">
              <w:r w:rsidR="0081699B">
                <w:rPr>
                  <w:rFonts w:ascii="Arial"/>
                  <w:color w:val="000000"/>
                  <w:sz w:val="22"/>
                  <w:szCs w:val="22"/>
                </w:rPr>
                <w:t xml:space="preserve"> range</w:t>
              </w:r>
            </w:ins>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916873" w14:textId="1F4E97D2"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(1,000 km</w:t>
            </w:r>
            <w:r>
              <w:rPr>
                <w:rFonts w:ascii="Arial"/>
                <w:color w:val="000000"/>
                <w:sz w:val="22"/>
                <w:szCs w:val="22"/>
                <w:vertAlign w:val="superscript"/>
              </w:rPr>
              <w:t>2</w:t>
            </w:r>
            <w:r>
              <w:rPr>
                <w:rFonts w:ascii="Arial"/>
                <w:color w:val="000000"/>
                <w:sz w:val="22"/>
                <w:szCs w:val="22"/>
              </w:rPr>
              <w:t>) (% of IUCN</w:t>
            </w:r>
            <w:ins w:id="186" w:author="David Simons" w:date="2022-10-26T15:31:00Z">
              <w:r w:rsidR="0081699B">
                <w:rPr>
                  <w:rFonts w:ascii="Arial"/>
                  <w:color w:val="000000"/>
                  <w:sz w:val="22"/>
                  <w:szCs w:val="22"/>
                </w:rPr>
                <w:t xml:space="preserve"> range</w:t>
              </w:r>
            </w:ins>
            <w:r>
              <w:rPr>
                <w:rFonts w:ascii="Arial"/>
                <w:color w:val="000000"/>
                <w:sz w:val="22"/>
                <w:szCs w:val="22"/>
              </w:rPr>
              <w:t>)</w:t>
            </w:r>
          </w:p>
        </w:tc>
      </w:tr>
      <w:tr w:rsidR="0081699B" w14:paraId="1A3BCDBF" w14:textId="77777777" w:rsidTr="0019041B">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A2A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Mastomys natalensis</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1C8D37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3,257</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513D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6.83 (0.21%)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6B48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0.19</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C38DAA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 (0.14%)</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C297F0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FA1BA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3.12 (0.1%)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3009F" w14:textId="73D01724"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w:t>
            </w:r>
            <w:r w:rsidR="00B569E9">
              <w:rPr>
                <w:rFonts w:ascii="Arial"/>
                <w:color w:val="000000"/>
                <w:sz w:val="22"/>
                <w:szCs w:val="22"/>
              </w:rPr>
              <w:t>0.66</w:t>
            </w:r>
            <w:r>
              <w:rPr>
                <w:rFonts w:ascii="Arial"/>
                <w:color w:val="000000"/>
                <w:sz w:val="22"/>
                <w:szCs w:val="22"/>
              </w:rPr>
              <w:t xml:space="preserve"> (0.33%)</w:t>
            </w:r>
          </w:p>
        </w:tc>
      </w:tr>
      <w:tr w:rsidR="0081699B" w14:paraId="496B6D1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0E72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 xml:space="preserve">Rattus </w:t>
            </w:r>
            <w:proofErr w:type="spellStart"/>
            <w:r>
              <w:rPr>
                <w:rFonts w:ascii="Arial"/>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1BFFFE2"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8569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2.61 (0.26%)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EFFB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955BB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2.42 (0.24%)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1ED1AF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030E74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1.3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63FD4" w14:textId="36AD64FC"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4.88 (0.48%)</w:t>
            </w:r>
          </w:p>
        </w:tc>
      </w:tr>
      <w:tr w:rsidR="0081699B" w14:paraId="58D0138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5440E"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 xml:space="preserve">Mastomys </w:t>
            </w:r>
            <w:proofErr w:type="spellStart"/>
            <w:r>
              <w:rPr>
                <w:rFonts w:ascii="Arial"/>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509D1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3,735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814B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4.48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F664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739BD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3.24 (0.09%)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2D7B9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EB217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4.35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F31A4" w14:textId="15DA1D58"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7.5 (0.2%)</w:t>
            </w:r>
          </w:p>
        </w:tc>
      </w:tr>
      <w:tr w:rsidR="0081699B" w14:paraId="21B7D83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A0FA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887BCA1"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C5E74"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06C8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970F9A0"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251C8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C46A19"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6E8A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3.94</w:t>
            </w:r>
          </w:p>
        </w:tc>
      </w:tr>
      <w:tr w:rsidR="0081699B" w14:paraId="6C5DAEE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D5F8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Arial"/>
                <w:i/>
                <w:color w:val="000000"/>
                <w:sz w:val="22"/>
                <w:szCs w:val="22"/>
              </w:rPr>
              <w:t>Arvicanthis</w:t>
            </w:r>
            <w:proofErr w:type="spellEnd"/>
            <w:r>
              <w:rPr>
                <w:rFonts w:ascii="Arial"/>
                <w:i/>
                <w:color w:val="000000"/>
                <w:sz w:val="22"/>
                <w:szCs w:val="22"/>
              </w:rPr>
              <w:t xml:space="preserve"> </w:t>
            </w:r>
            <w:proofErr w:type="spellStart"/>
            <w:r>
              <w:rPr>
                <w:rFonts w:ascii="Arial"/>
                <w:i/>
                <w:color w:val="000000"/>
                <w:sz w:val="22"/>
                <w:szCs w:val="22"/>
              </w:rPr>
              <w:t>niloticus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76EA2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1BCC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1.69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D34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BCC1A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1.98 (0.11%)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45DF78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ED403F"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3.09 (0.17%)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67AB1" w14:textId="645F9C3D"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3.59 (0.2%)</w:t>
            </w:r>
          </w:p>
        </w:tc>
      </w:tr>
      <w:tr w:rsidR="0081699B" w14:paraId="4559C47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C464F"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Arial"/>
                <w:i/>
                <w:color w:val="000000"/>
                <w:sz w:val="22"/>
                <w:szCs w:val="22"/>
              </w:rPr>
              <w:t>Praomys</w:t>
            </w:r>
            <w:proofErr w:type="spellEnd"/>
            <w:r>
              <w:rPr>
                <w:rFonts w:ascii="Arial"/>
                <w:i/>
                <w:color w:val="000000"/>
                <w:sz w:val="22"/>
                <w:szCs w:val="22"/>
              </w:rPr>
              <w:t xml:space="preserve"> </w:t>
            </w:r>
            <w:proofErr w:type="spellStart"/>
            <w:r>
              <w:rPr>
                <w:rFonts w:ascii="Arial"/>
                <w:i/>
                <w:color w:val="000000"/>
                <w:sz w:val="22"/>
                <w:szCs w:val="22"/>
              </w:rPr>
              <w:t>daltoni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235E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B3D7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4.03 (0.15%)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771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183639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2.03 (0.08%)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8F3E7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A5D1D9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2.78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5410" w14:textId="6B5A87C4"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5.83 (0.22%)</w:t>
            </w:r>
          </w:p>
        </w:tc>
      </w:tr>
      <w:tr w:rsidR="0081699B" w14:paraId="35FCCE73"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D34DE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Arial"/>
                <w:i/>
                <w:color w:val="000000"/>
                <w:sz w:val="22"/>
                <w:szCs w:val="22"/>
              </w:rPr>
              <w:t>Cricetomys</w:t>
            </w:r>
            <w:proofErr w:type="spellEnd"/>
            <w:r>
              <w:rPr>
                <w:rFonts w:ascii="Arial"/>
                <w:i/>
                <w:color w:val="000000"/>
                <w:sz w:val="22"/>
                <w:szCs w:val="22"/>
              </w:rPr>
              <w:t xml:space="preserve"> </w:t>
            </w:r>
            <w:proofErr w:type="spellStart"/>
            <w:r>
              <w:rPr>
                <w:rFonts w:ascii="Arial"/>
                <w:i/>
                <w:color w:val="000000"/>
                <w:sz w:val="22"/>
                <w:szCs w:val="22"/>
              </w:rPr>
              <w:t>gambianus</w:t>
            </w:r>
            <w:proofErr w:type="spellEnd"/>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86102C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B4F81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 (0.2%)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9E7C1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C0B9A9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0.75 (0.03%)</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436154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9DA314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2.99 (0.12%)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A0983B" w14:textId="6A248E6F"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5.69 (0.23%)</w:t>
            </w:r>
          </w:p>
        </w:tc>
      </w:tr>
    </w:tbl>
    <w:p w14:paraId="3E88E267" w14:textId="77777777" w:rsidR="00805094" w:rsidRDefault="00000000" w:rsidP="008322F4">
      <w:pPr>
        <w:pStyle w:val="Heading2"/>
        <w:spacing w:line="480" w:lineRule="auto"/>
      </w:pPr>
      <w:bookmarkStart w:id="187" w:name="Xe84170220eaa8273c9d20bb51bb42d3f117ca5c"/>
      <w:bookmarkEnd w:id="178"/>
      <w:r>
        <w:t>Are rodent trapping derived host-pathogen associations present in a consolidated zoonoses dataset?</w:t>
      </w:r>
    </w:p>
    <w:p w14:paraId="24624DFB" w14:textId="556C9F09" w:rsidR="00805094" w:rsidRDefault="00000000" w:rsidP="008322F4">
      <w:pPr>
        <w:pStyle w:val="FirstParagraph"/>
        <w:spacing w:line="480" w:lineRule="auto"/>
      </w:pPr>
      <w:r>
        <w:t>We found potentially important differences between the host-pathogen networks produced from included rodent trapping studies and the consolidated CLOVER dataset. When limited to taxonomic classification of both pathogen and host to species level we identified 25 host-pathogen pairs among 14 rodent and 6 pathogen species (Fig 4.</w:t>
      </w:r>
      <w:r w:rsidR="004C342F">
        <w:t xml:space="preserve"> and Fig 5.</w:t>
      </w:r>
      <w:r>
        <w:t xml:space="preserve">). We identified </w:t>
      </w:r>
      <w:r>
        <w:lastRenderedPageBreak/>
        <w:t>negative associations (non-detection through specific assays) for 45 host-pathogen pairs among 35 rodent and 7 pathogen species. CLOVER contained 10 (40%) of our identified host-pathogen associations, the remaining 15 (60%) were not found to be present in CLOVER, additionally CLOVER recorded positive associations for 4 (9%) of the negative associations produced from the rodent trapping data.</w:t>
      </w:r>
    </w:p>
    <w:p w14:paraId="6A565160" w14:textId="496C5BBA" w:rsidR="00805094" w:rsidRDefault="00C65E2F" w:rsidP="008322F4">
      <w:pPr>
        <w:pStyle w:val="CaptionedFigure"/>
        <w:spacing w:line="480" w:lineRule="auto"/>
      </w:pPr>
      <w:r>
        <w:rPr>
          <w:noProof/>
        </w:rPr>
        <w:drawing>
          <wp:inline distT="0" distB="0" distL="0" distR="0" wp14:anchorId="01E5DD97" wp14:editId="3EC5E1CE">
            <wp:extent cx="6217920" cy="5181600"/>
            <wp:effectExtent l="0" t="0" r="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0C7CBCC0" w14:textId="34323C7C" w:rsidR="00805094" w:rsidRPr="00743A66" w:rsidRDefault="00000000" w:rsidP="008322F4">
      <w:pPr>
        <w:pStyle w:val="ImageCaption"/>
        <w:spacing w:line="480" w:lineRule="auto"/>
        <w:rPr>
          <w:i w:val="0"/>
          <w:iCs/>
        </w:rPr>
      </w:pPr>
      <w:r w:rsidRPr="00743A66">
        <w:rPr>
          <w:b/>
          <w:bCs/>
          <w:i w:val="0"/>
          <w:iCs/>
        </w:rPr>
        <w:t>Fig 4.</w:t>
      </w:r>
      <w:r w:rsidR="00743A66" w:rsidRPr="00743A66">
        <w:rPr>
          <w:b/>
          <w:bCs/>
          <w:i w:val="0"/>
          <w:iCs/>
        </w:rPr>
        <w:t xml:space="preserve"> Host-Pathogen associations detected through acute infection.</w:t>
      </w:r>
      <w:r w:rsidRPr="00743A66">
        <w:rPr>
          <w:i w:val="0"/>
          <w:iCs/>
        </w:rPr>
        <w:t xml:space="preserve"> A) Identified species level host-pathogen associations through detection of acute infection (</w:t>
      </w:r>
      <w:proofErr w:type="gramStart"/>
      <w:r w:rsidRPr="00743A66">
        <w:rPr>
          <w:i w:val="0"/>
          <w:iCs/>
        </w:rPr>
        <w:t>i.e.</w:t>
      </w:r>
      <w:proofErr w:type="gramEnd"/>
      <w:r w:rsidRPr="00743A66">
        <w:rPr>
          <w:i w:val="0"/>
          <w:iCs/>
        </w:rPr>
        <w:t xml:space="preserve"> PCR, culture). Percentages and </w:t>
      </w:r>
      <w:proofErr w:type="spellStart"/>
      <w:r w:rsidRPr="00743A66">
        <w:rPr>
          <w:i w:val="0"/>
          <w:iCs/>
        </w:rPr>
        <w:t>colour</w:t>
      </w:r>
      <w:proofErr w:type="spellEnd"/>
      <w:r w:rsidRPr="00743A66">
        <w:rPr>
          <w:i w:val="0"/>
          <w:iCs/>
        </w:rPr>
        <w:t xml:space="preserve"> relate to the proportion of all assays that were positive, the number of </w:t>
      </w:r>
      <w:r w:rsidRPr="00743A66">
        <w:rPr>
          <w:i w:val="0"/>
          <w:iCs/>
        </w:rPr>
        <w:lastRenderedPageBreak/>
        <w:t>individuals tested for the pathogen is labelled N. Associations with a black border are present in the CLOVER dataset.</w:t>
      </w:r>
    </w:p>
    <w:p w14:paraId="2861C24E" w14:textId="2296B4D3" w:rsidR="00805094" w:rsidRDefault="00C65E2F" w:rsidP="008322F4">
      <w:pPr>
        <w:pStyle w:val="CaptionedFigure"/>
        <w:spacing w:line="480" w:lineRule="auto"/>
      </w:pPr>
      <w:r>
        <w:rPr>
          <w:noProof/>
        </w:rPr>
        <w:drawing>
          <wp:inline distT="0" distB="0" distL="0" distR="0" wp14:anchorId="2E2B0469" wp14:editId="149A1E0A">
            <wp:extent cx="6217920" cy="5181600"/>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4967F8C9" w14:textId="05DAEDE9" w:rsidR="00805094" w:rsidRPr="005D64BE" w:rsidRDefault="00000000" w:rsidP="008322F4">
      <w:pPr>
        <w:pStyle w:val="ImageCaption"/>
        <w:spacing w:line="480" w:lineRule="auto"/>
        <w:rPr>
          <w:i w:val="0"/>
          <w:iCs/>
        </w:rPr>
      </w:pPr>
      <w:r w:rsidRPr="005D64BE">
        <w:rPr>
          <w:b/>
          <w:bCs/>
          <w:i w:val="0"/>
          <w:iCs/>
        </w:rPr>
        <w:t xml:space="preserve">Fig </w:t>
      </w:r>
      <w:r w:rsidR="005D64BE">
        <w:rPr>
          <w:b/>
          <w:bCs/>
          <w:i w:val="0"/>
          <w:iCs/>
        </w:rPr>
        <w:t>5</w:t>
      </w:r>
      <w:r w:rsidRPr="005D64BE">
        <w:rPr>
          <w:b/>
          <w:bCs/>
          <w:i w:val="0"/>
          <w:iCs/>
        </w:rPr>
        <w:t xml:space="preserve">. </w:t>
      </w:r>
      <w:r w:rsidR="00743A66" w:rsidRPr="005D64BE">
        <w:rPr>
          <w:b/>
          <w:bCs/>
          <w:i w:val="0"/>
          <w:iCs/>
        </w:rPr>
        <w:t xml:space="preserve">Host-Pathogen associations detected through </w:t>
      </w:r>
      <w:r w:rsidR="005D64BE" w:rsidRPr="005D64BE">
        <w:rPr>
          <w:b/>
          <w:bCs/>
          <w:i w:val="0"/>
          <w:iCs/>
        </w:rPr>
        <w:t>evidence of prior infection</w:t>
      </w:r>
      <w:r w:rsidR="00743A66" w:rsidRPr="005D64BE">
        <w:rPr>
          <w:b/>
          <w:bCs/>
          <w:i w:val="0"/>
          <w:iCs/>
        </w:rPr>
        <w:t>.</w:t>
      </w:r>
      <w:r w:rsidR="00743A66" w:rsidRPr="005D64BE">
        <w:rPr>
          <w:i w:val="0"/>
          <w:iCs/>
        </w:rPr>
        <w:t xml:space="preserve"> </w:t>
      </w:r>
      <w:r w:rsidRPr="005D64BE">
        <w:rPr>
          <w:i w:val="0"/>
          <w:iCs/>
        </w:rPr>
        <w:t>B) Identified species level host-pathogen associations through serological assays (</w:t>
      </w:r>
      <w:proofErr w:type="gramStart"/>
      <w:r w:rsidRPr="005D64BE">
        <w:rPr>
          <w:i w:val="0"/>
          <w:iCs/>
        </w:rPr>
        <w:t>i.e.</w:t>
      </w:r>
      <w:proofErr w:type="gramEnd"/>
      <w:r w:rsidRPr="005D64BE">
        <w:rPr>
          <w:i w:val="0"/>
          <w:iCs/>
        </w:rPr>
        <w:t xml:space="preserve"> ELISA). Percentages and </w:t>
      </w:r>
      <w:proofErr w:type="spellStart"/>
      <w:r w:rsidRPr="005D64BE">
        <w:rPr>
          <w:i w:val="0"/>
          <w:iCs/>
        </w:rPr>
        <w:t>colour</w:t>
      </w:r>
      <w:proofErr w:type="spellEnd"/>
      <w:r w:rsidRPr="005D64BE">
        <w:rPr>
          <w:i w:val="0"/>
          <w:iCs/>
        </w:rPr>
        <w:t xml:space="preserve"> relate to the proportion of all assays that were positive, the number of individuals tested for the pathogen is labelled N. Associations with a black border are present in the CLOVER dataset.</w:t>
      </w:r>
    </w:p>
    <w:p w14:paraId="34C017AE" w14:textId="77777777" w:rsidR="00805094" w:rsidRDefault="00000000" w:rsidP="008322F4">
      <w:pPr>
        <w:pStyle w:val="BodyText"/>
        <w:spacing w:line="480" w:lineRule="auto"/>
      </w:pPr>
      <w:r>
        <w:lastRenderedPageBreak/>
        <w:t>CLOVER included an additional 492 host-pathogen associations we do not observe in rodent trapping studies. The majority of these 392 (80%) pairs are from species with global distributions (</w:t>
      </w:r>
      <w:r>
        <w:rPr>
          <w:i/>
          <w:iCs/>
        </w:rPr>
        <w:t>M. musculus</w:t>
      </w:r>
      <w:r>
        <w:t xml:space="preserve">, </w:t>
      </w:r>
      <w:r>
        <w:rPr>
          <w:i/>
          <w:iCs/>
        </w:rPr>
        <w:t xml:space="preserve">R. </w:t>
      </w:r>
      <w:proofErr w:type="spellStart"/>
      <w:r>
        <w:rPr>
          <w:i/>
          <w:iCs/>
        </w:rPr>
        <w:t>rattus</w:t>
      </w:r>
      <w:proofErr w:type="spellEnd"/>
      <w:r>
        <w:t xml:space="preserve"> and </w:t>
      </w:r>
      <w:r>
        <w:rPr>
          <w:i/>
          <w:iCs/>
        </w:rPr>
        <w:t>R. norvegicus</w:t>
      </w:r>
      <w:r>
        <w:t xml:space="preserve">), or from those with wide ranging distributions in sub-Saharan Africa (38, 8%) (i.e., </w:t>
      </w:r>
      <w:r>
        <w:rPr>
          <w:i/>
          <w:iCs/>
        </w:rPr>
        <w:t xml:space="preserve">A. </w:t>
      </w:r>
      <w:proofErr w:type="spellStart"/>
      <w:r>
        <w:rPr>
          <w:i/>
          <w:iCs/>
        </w:rPr>
        <w:t>niloticus</w:t>
      </w:r>
      <w:proofErr w:type="spellEnd"/>
      <w:r>
        <w:t xml:space="preserve">, </w:t>
      </w:r>
      <w:r>
        <w:rPr>
          <w:i/>
          <w:iCs/>
        </w:rPr>
        <w:t>M. natalensis</w:t>
      </w:r>
      <w:r>
        <w:t xml:space="preserve"> and </w:t>
      </w:r>
      <w:proofErr w:type="spellStart"/>
      <w:r>
        <w:rPr>
          <w:i/>
          <w:iCs/>
        </w:rPr>
        <w:t>Atelerix</w:t>
      </w:r>
      <w:proofErr w:type="spellEnd"/>
      <w:r>
        <w:rPr>
          <w:i/>
          <w:iCs/>
        </w:rPr>
        <w:t xml:space="preserve"> </w:t>
      </w:r>
      <w:proofErr w:type="spellStart"/>
      <w:r>
        <w:rPr>
          <w:i/>
          <w:iCs/>
        </w:rPr>
        <w:t>albiventris</w:t>
      </w:r>
      <w:proofErr w:type="spellEnd"/>
      <w:r>
        <w:t>).</w:t>
      </w:r>
    </w:p>
    <w:p w14:paraId="48592DD3" w14:textId="77777777" w:rsidR="00805094" w:rsidRDefault="00000000" w:rsidP="008322F4">
      <w:pPr>
        <w:pStyle w:val="BodyText"/>
        <w:spacing w:line="480" w:lineRule="auto"/>
      </w:pPr>
      <w:r>
        <w:t>For pathogens not identified to species level (</w:t>
      </w:r>
      <w:proofErr w:type="gramStart"/>
      <w:r>
        <w:t>i.e.</w:t>
      </w:r>
      <w:proofErr w:type="gramEnd"/>
      <w:r>
        <w:t> family or higher taxa only), we identified 148 host-pathogen pairs among 32 rodent species and 25 pathogen families (Supplementary Fig 4.), with CLOVER containing 66 (45%) of these associations.</w:t>
      </w:r>
    </w:p>
    <w:p w14:paraId="203FD9A9" w14:textId="77777777" w:rsidR="00805094" w:rsidRDefault="00000000" w:rsidP="008322F4">
      <w:pPr>
        <w:pStyle w:val="BodyText"/>
        <w:spacing w:line="480" w:lineRule="auto"/>
      </w:pPr>
      <w:r>
        <w:t xml:space="preserve">Rodent trapping studies identified additional rodent host species for six pathogens; </w:t>
      </w:r>
      <w:r>
        <w:rPr>
          <w:i/>
          <w:iCs/>
        </w:rPr>
        <w:t>Lassa mammarenavirus</w:t>
      </w:r>
      <w:r>
        <w:t xml:space="preserve"> (5), </w:t>
      </w:r>
      <w:r>
        <w:rPr>
          <w:i/>
          <w:iCs/>
        </w:rPr>
        <w:t>Toxoplasma gondii</w:t>
      </w:r>
      <w:r>
        <w:t xml:space="preserve"> (4), Usutu virus (2), </w:t>
      </w:r>
      <w:r>
        <w:rPr>
          <w:i/>
          <w:iCs/>
        </w:rPr>
        <w:t xml:space="preserve">Coxiella </w:t>
      </w:r>
      <w:proofErr w:type="spellStart"/>
      <w:r>
        <w:rPr>
          <w:i/>
          <w:iCs/>
        </w:rPr>
        <w:t>burnetii</w:t>
      </w:r>
      <w:proofErr w:type="spellEnd"/>
      <w:r>
        <w:t xml:space="preserve"> (2), </w:t>
      </w:r>
      <w:r>
        <w:rPr>
          <w:i/>
          <w:iCs/>
        </w:rPr>
        <w:t>Escherichia coli</w:t>
      </w:r>
      <w:r>
        <w:t xml:space="preserve"> and </w:t>
      </w:r>
      <w:r>
        <w:rPr>
          <w:i/>
          <w:iCs/>
        </w:rPr>
        <w:t>Klebsiella pneumoniae</w:t>
      </w:r>
      <w:r>
        <w:t xml:space="preserve"> (both 1), that were not present in this consolidated host-pathogen association dataset.</w:t>
      </w:r>
    </w:p>
    <w:p w14:paraId="4C8DF259" w14:textId="2A6E5E42" w:rsidR="00805094" w:rsidRDefault="00000000" w:rsidP="008322F4">
      <w:pPr>
        <w:pStyle w:val="Heading2"/>
        <w:spacing w:line="480" w:lineRule="auto"/>
      </w:pPr>
      <w:bookmarkStart w:id="188" w:name="Xcfd56c8e36570777fb7ea8a615f312cca8052e9"/>
      <w:bookmarkEnd w:id="187"/>
      <w:r>
        <w:t xml:space="preserve">What is the spatial extent of </w:t>
      </w:r>
      <w:del w:id="189" w:author="David Simons" w:date="2022-10-31T08:50:00Z">
        <w:r w:rsidDel="004B0E90">
          <w:delText xml:space="preserve">pathogen </w:delText>
        </w:r>
      </w:del>
      <w:ins w:id="190" w:author="David Simons" w:date="2022-10-31T08:50:00Z">
        <w:r w:rsidR="004B0E90">
          <w:t>microorganism</w:t>
        </w:r>
        <w:r w:rsidR="004B0E90">
          <w:t xml:space="preserve"> </w:t>
        </w:r>
      </w:ins>
      <w:r>
        <w:t>testing within a host’s range?</w:t>
      </w:r>
    </w:p>
    <w:p w14:paraId="7C9724E2" w14:textId="05BB29F5" w:rsidR="00805094" w:rsidRDefault="00000000" w:rsidP="008322F4">
      <w:pPr>
        <w:pStyle w:val="FirstParagraph"/>
        <w:spacing w:line="480" w:lineRule="auto"/>
      </w:pPr>
      <w:r>
        <w:t xml:space="preserve">The five most widely sampled </w:t>
      </w:r>
      <w:del w:id="191" w:author="David Simons" w:date="2022-10-31T08:50:00Z">
        <w:r w:rsidDel="004B0E90">
          <w:delText xml:space="preserve">pathogen </w:delText>
        </w:r>
      </w:del>
      <w:ins w:id="192" w:author="David Simons" w:date="2022-10-31T08:50:00Z">
        <w:r w:rsidR="004B0E90">
          <w:t>microorganism</w:t>
        </w:r>
        <w:r w:rsidR="004B0E90">
          <w:t xml:space="preserve"> </w:t>
        </w:r>
      </w:ins>
      <w:r>
        <w:t xml:space="preserve">species/families in included studies were </w:t>
      </w:r>
      <w:proofErr w:type="spellStart"/>
      <w:r>
        <w:t>Arenaviridae</w:t>
      </w:r>
      <w:proofErr w:type="spellEnd"/>
      <w:r>
        <w:t xml:space="preserve">, </w:t>
      </w:r>
      <w:proofErr w:type="spellStart"/>
      <w:r>
        <w:t>Borreliaceae</w:t>
      </w:r>
      <w:proofErr w:type="spellEnd"/>
      <w:r>
        <w:t xml:space="preserve">, </w:t>
      </w:r>
      <w:r>
        <w:rPr>
          <w:i/>
          <w:iCs/>
        </w:rPr>
        <w:t>Lassa mammarenavirus</w:t>
      </w:r>
      <w:r>
        <w:t xml:space="preserve">, </w:t>
      </w:r>
      <w:proofErr w:type="spellStart"/>
      <w:r>
        <w:t>Leptospiraceae</w:t>
      </w:r>
      <w:proofErr w:type="spellEnd"/>
      <w:r>
        <w:t xml:space="preserve"> and </w:t>
      </w:r>
      <w:r>
        <w:rPr>
          <w:i/>
          <w:iCs/>
        </w:rPr>
        <w:t>Toxoplasma gondii</w:t>
      </w:r>
      <w:r>
        <w:t xml:space="preserve"> (Table 2.). Assays to identify </w:t>
      </w:r>
      <w:proofErr w:type="spellStart"/>
      <w:r>
        <w:t>Arenaviridae</w:t>
      </w:r>
      <w:proofErr w:type="spellEnd"/>
      <w:r>
        <w:t xml:space="preserve"> infection were performed in 44 rodent species with evidence of viral infection in 15 species</w:t>
      </w:r>
      <w:ins w:id="193" w:author="David Simons" w:date="2022-10-31T10:04:00Z">
        <w:r w:rsidR="00D2551F">
          <w:t xml:space="preserve">. </w:t>
        </w:r>
        <w:bookmarkStart w:id="194" w:name="_Hlk118103168"/>
        <w:r w:rsidR="00D2551F">
          <w:t>Studies that re</w:t>
        </w:r>
      </w:ins>
      <w:ins w:id="195" w:author="David Simons" w:date="2022-10-31T10:05:00Z">
        <w:r w:rsidR="00D2551F">
          <w:t xml:space="preserve">ported </w:t>
        </w:r>
        <w:proofErr w:type="spellStart"/>
        <w:r w:rsidR="00D2551F">
          <w:t>Arenaviridae</w:t>
        </w:r>
        <w:proofErr w:type="spellEnd"/>
        <w:r w:rsidR="00D2551F">
          <w:t xml:space="preserve"> infection did not identify the microorganism to species level and were distinct from those reporting </w:t>
        </w:r>
        <w:r w:rsidR="00D2551F">
          <w:rPr>
            <w:i/>
            <w:iCs/>
          </w:rPr>
          <w:t xml:space="preserve">Lassa mammarenavirus </w:t>
        </w:r>
        <w:r w:rsidR="00D2551F">
          <w:t>infection</w:t>
        </w:r>
      </w:ins>
      <w:bookmarkEnd w:id="194"/>
      <w:r>
        <w:t xml:space="preserve">. </w:t>
      </w:r>
      <w:r>
        <w:rPr>
          <w:i/>
          <w:iCs/>
        </w:rPr>
        <w:t>Lassa mammarenavirus</w:t>
      </w:r>
      <w:r>
        <w:t xml:space="preserve"> was specifically tested for in 43 species with 10 showing evidence of viral infection. The </w:t>
      </w:r>
      <w:proofErr w:type="gramStart"/>
      <w:r>
        <w:t>most commonly infected</w:t>
      </w:r>
      <w:proofErr w:type="gramEnd"/>
      <w:r>
        <w:t xml:space="preserve"> species for both </w:t>
      </w:r>
      <w:proofErr w:type="spellStart"/>
      <w:r>
        <w:lastRenderedPageBreak/>
        <w:t>Arenaviridae</w:t>
      </w:r>
      <w:proofErr w:type="spellEnd"/>
      <w:r>
        <w:t xml:space="preserve">, generally, and </w:t>
      </w:r>
      <w:r>
        <w:rPr>
          <w:i/>
          <w:iCs/>
        </w:rPr>
        <w:t>Lassa mammarenavirus</w:t>
      </w:r>
      <w:r>
        <w:t xml:space="preserve"> specifically, were </w:t>
      </w:r>
      <w:r>
        <w:rPr>
          <w:i/>
          <w:iCs/>
        </w:rPr>
        <w:t>M. natalensis</w:t>
      </w:r>
      <w:r>
        <w:t xml:space="preserve"> and </w:t>
      </w:r>
      <w:r>
        <w:rPr>
          <w:i/>
          <w:iCs/>
        </w:rPr>
        <w:t xml:space="preserve">M. </w:t>
      </w:r>
      <w:proofErr w:type="spellStart"/>
      <w:r>
        <w:rPr>
          <w:i/>
          <w:iCs/>
        </w:rPr>
        <w:t>erythroleucus</w:t>
      </w:r>
      <w:proofErr w:type="spellEnd"/>
      <w:r>
        <w:t>. These species were assayed across between 10-20% of their trapped area, equating to ~0.02% of their IUCN range (Table 2.).</w:t>
      </w:r>
    </w:p>
    <w:p w14:paraId="4D6EE92A" w14:textId="4AFFECFB" w:rsidR="00805094" w:rsidRDefault="00000000" w:rsidP="008322F4">
      <w:pPr>
        <w:pStyle w:val="BodyText"/>
        <w:spacing w:line="480" w:lineRule="auto"/>
      </w:pPr>
      <w:r>
        <w:t xml:space="preserve">Infection with species of </w:t>
      </w:r>
      <w:proofErr w:type="spellStart"/>
      <w:r>
        <w:t>Borreliaceae</w:t>
      </w:r>
      <w:proofErr w:type="spellEnd"/>
      <w:r>
        <w:t xml:space="preserve"> was assessed in 42 species, with evidence of infection in 17 rodent species. The greatest rates of infection were among </w:t>
      </w:r>
      <w:r>
        <w:rPr>
          <w:i/>
          <w:iCs/>
        </w:rPr>
        <w:t xml:space="preserve">A. </w:t>
      </w:r>
      <w:proofErr w:type="spellStart"/>
      <w:r>
        <w:rPr>
          <w:i/>
          <w:iCs/>
        </w:rPr>
        <w:t>niloticus</w:t>
      </w:r>
      <w:proofErr w:type="spellEnd"/>
      <w:r>
        <w:t xml:space="preserve"> (16%), </w:t>
      </w:r>
      <w:r>
        <w:rPr>
          <w:i/>
          <w:iCs/>
        </w:rPr>
        <w:t xml:space="preserve">Mastomys </w:t>
      </w:r>
      <w:proofErr w:type="spellStart"/>
      <w:r>
        <w:rPr>
          <w:i/>
          <w:iCs/>
        </w:rPr>
        <w:t>huberti</w:t>
      </w:r>
      <w:proofErr w:type="spellEnd"/>
      <w:r>
        <w:t xml:space="preserve"> (11%) and </w:t>
      </w:r>
      <w:r>
        <w:rPr>
          <w:i/>
          <w:iCs/>
        </w:rPr>
        <w:t xml:space="preserve">M. </w:t>
      </w:r>
      <w:proofErr w:type="spellStart"/>
      <w:r>
        <w:rPr>
          <w:i/>
          <w:iCs/>
        </w:rPr>
        <w:t>erythroleucus</w:t>
      </w:r>
      <w:proofErr w:type="spellEnd"/>
      <w:r>
        <w:t xml:space="preserve"> (9%). Testing was more widespread than for </w:t>
      </w:r>
      <w:proofErr w:type="spellStart"/>
      <w:r>
        <w:t>Arenviruses</w:t>
      </w:r>
      <w:proofErr w:type="spellEnd"/>
      <w:r>
        <w:t xml:space="preserve"> with coverage between 15-34% of their trapped area, however, this remains a small area in relation to their IUCN ranges (&lt;0.05%). </w:t>
      </w:r>
      <w:proofErr w:type="spellStart"/>
      <w:r>
        <w:t>Leptospiraceae</w:t>
      </w:r>
      <w:proofErr w:type="spellEnd"/>
      <w:r>
        <w:t xml:space="preserve"> and </w:t>
      </w:r>
      <w:r>
        <w:rPr>
          <w:i/>
          <w:iCs/>
        </w:rPr>
        <w:t>Toxoplasma gondii</w:t>
      </w:r>
      <w:r>
        <w:t xml:space="preserve"> was assessed in 8 species, with evidence of infection in 5 and 6 rodent species respectively. The spatial coverage of testing for these </w:t>
      </w:r>
      <w:del w:id="196" w:author="David Simons" w:date="2022-10-31T08:53:00Z">
        <w:r w:rsidDel="004B0E90">
          <w:delText xml:space="preserve">pathogens </w:delText>
        </w:r>
      </w:del>
      <w:ins w:id="197" w:author="David Simons" w:date="2022-10-31T08:53:00Z">
        <w:r w:rsidR="004B0E90">
          <w:t>microorganisms</w:t>
        </w:r>
        <w:r w:rsidR="004B0E90">
          <w:t xml:space="preserve"> </w:t>
        </w:r>
      </w:ins>
      <w:r>
        <w:t>was more limited within IUCN host species ranges (~0.01%).</w:t>
      </w:r>
    </w:p>
    <w:p w14:paraId="32F3BBDD" w14:textId="5B0D1604" w:rsidR="00805094" w:rsidRPr="005D64BE" w:rsidRDefault="00000000" w:rsidP="008322F4">
      <w:pPr>
        <w:pStyle w:val="TableCaption"/>
        <w:spacing w:line="480" w:lineRule="auto"/>
        <w:rPr>
          <w:b/>
          <w:bCs/>
          <w:i w:val="0"/>
          <w:iCs/>
        </w:rPr>
      </w:pPr>
      <w:r w:rsidRPr="005D64BE">
        <w:rPr>
          <w:b/>
          <w:bCs/>
          <w:i w:val="0"/>
          <w:iCs/>
        </w:rPr>
        <w:t xml:space="preserve">Table 2: Comparison of </w:t>
      </w:r>
      <w:del w:id="198" w:author="David Simons" w:date="2022-10-31T08:51:00Z">
        <w:r w:rsidRPr="005D64BE" w:rsidDel="004B0E90">
          <w:rPr>
            <w:b/>
            <w:bCs/>
            <w:i w:val="0"/>
            <w:iCs/>
          </w:rPr>
          <w:delText xml:space="preserve">pathogen </w:delText>
        </w:r>
      </w:del>
      <w:ins w:id="199" w:author="David Simons" w:date="2022-10-31T08:51:00Z">
        <w:r w:rsidR="004B0E90">
          <w:rPr>
            <w:b/>
            <w:bCs/>
            <w:i w:val="0"/>
            <w:iCs/>
          </w:rPr>
          <w:t>microorganism</w:t>
        </w:r>
        <w:r w:rsidR="004B0E90" w:rsidRPr="005D64BE">
          <w:rPr>
            <w:b/>
            <w:bCs/>
            <w:i w:val="0"/>
            <w:iCs/>
          </w:rPr>
          <w:t xml:space="preserve"> </w:t>
        </w:r>
      </w:ins>
      <w:r w:rsidRPr="005D64BE">
        <w:rPr>
          <w:b/>
          <w:bCs/>
          <w:i w:val="0"/>
          <w:iCs/>
        </w:rPr>
        <w:t xml:space="preserve">sampling ranges for the 5 most widely sampled </w:t>
      </w:r>
      <w:ins w:id="200" w:author="David Simons" w:date="2022-10-31T08:51:00Z">
        <w:r w:rsidR="004B0E90">
          <w:rPr>
            <w:b/>
            <w:bCs/>
            <w:i w:val="0"/>
            <w:iCs/>
          </w:rPr>
          <w:t>microorganism</w:t>
        </w:r>
        <w:r w:rsidR="004B0E90">
          <w:rPr>
            <w:b/>
            <w:bCs/>
            <w:i w:val="0"/>
            <w:iCs/>
          </w:rPr>
          <w:t>s</w:t>
        </w:r>
        <w:r w:rsidR="004B0E90" w:rsidRPr="005D64BE">
          <w:rPr>
            <w:b/>
            <w:bCs/>
            <w:i w:val="0"/>
            <w:iCs/>
          </w:rPr>
          <w:t xml:space="preserve"> </w:t>
        </w:r>
      </w:ins>
      <w:del w:id="201" w:author="David Simons" w:date="2022-10-31T08:51:00Z">
        <w:r w:rsidRPr="005D64BE" w:rsidDel="004B0E90">
          <w:rPr>
            <w:b/>
            <w:bCs/>
            <w:i w:val="0"/>
            <w:iCs/>
          </w:rPr>
          <w:delText xml:space="preserve">pathogens </w:delText>
        </w:r>
      </w:del>
      <w:r w:rsidRPr="005D64BE">
        <w:rPr>
          <w:b/>
          <w:bCs/>
          <w:i w:val="0"/>
          <w:iCs/>
        </w:rPr>
        <w:t xml:space="preserve">and the 5 most sampled rodent host species </w:t>
      </w:r>
      <w:r w:rsidR="005D64BE" w:rsidRPr="005D64BE">
        <w:rPr>
          <w:b/>
          <w:bCs/>
          <w:i w:val="0"/>
          <w:iCs/>
        </w:rPr>
        <w:t>(</w:t>
      </w:r>
      <w:r w:rsidRPr="005D64BE">
        <w:rPr>
          <w:b/>
          <w:bCs/>
          <w:i w:val="0"/>
          <w:iCs/>
        </w:rPr>
        <w:t>* no IUCN range in West African</w:t>
      </w:r>
      <w:r w:rsidR="005D64BE" w:rsidRPr="005D64BE">
        <w:rPr>
          <w:b/>
          <w:bCs/>
          <w:i w:val="0"/>
          <w:iCs/>
        </w:rPr>
        <w:t>).</w:t>
      </w:r>
    </w:p>
    <w:tbl>
      <w:tblPr>
        <w:tblW w:w="0" w:type="auto"/>
        <w:jc w:val="center"/>
        <w:tblLook w:val="0420" w:firstRow="1" w:lastRow="0" w:firstColumn="0" w:lastColumn="0" w:noHBand="0" w:noVBand="1"/>
      </w:tblPr>
      <w:tblGrid>
        <w:gridCol w:w="2335"/>
        <w:gridCol w:w="1270"/>
        <w:gridCol w:w="729"/>
        <w:gridCol w:w="811"/>
        <w:gridCol w:w="1549"/>
        <w:gridCol w:w="1549"/>
        <w:gridCol w:w="1549"/>
      </w:tblGrid>
      <w:tr w:rsidR="004B0E90" w14:paraId="60A0688F"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ACB53" w14:textId="59026980"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ins w:id="202" w:author="David Simons" w:date="2022-10-31T08:53:00Z">
              <w:r>
                <w:rPr>
                  <w:b/>
                  <w:bCs/>
                  <w:i/>
                  <w:iCs/>
                </w:rPr>
                <w:t>Microorganism</w:t>
              </w:r>
            </w:ins>
            <w:del w:id="203" w:author="David Simons" w:date="2022-10-31T08:53:00Z">
              <w:r w:rsidR="00000000" w:rsidDel="004B0E90">
                <w:rPr>
                  <w:rFonts w:ascii="Helvetica"/>
                  <w:color w:val="000000"/>
                  <w:sz w:val="22"/>
                  <w:szCs w:val="22"/>
                </w:rPr>
                <w:delText>Pathogen</w:delText>
              </w:r>
            </w:del>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0D71847" w14:textId="29BB3819"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del w:id="204" w:author="David Simons" w:date="2022-10-31T08:53:00Z">
              <w:r w:rsidDel="004B0E90">
                <w:rPr>
                  <w:rFonts w:ascii="Helvetica"/>
                  <w:color w:val="000000"/>
                  <w:sz w:val="22"/>
                  <w:szCs w:val="22"/>
                </w:rPr>
                <w:delText>Species</w:delText>
              </w:r>
            </w:del>
            <w:ins w:id="205" w:author="David Simons" w:date="2022-10-31T08:53:00Z">
              <w:r w:rsidR="004B0E90">
                <w:rPr>
                  <w:rFonts w:ascii="Helvetica"/>
                  <w:color w:val="000000"/>
                  <w:sz w:val="22"/>
                  <w:szCs w:val="22"/>
                </w:rPr>
                <w:t>Host speci</w:t>
              </w:r>
            </w:ins>
            <w:ins w:id="206" w:author="David Simons" w:date="2022-10-31T08:54:00Z">
              <w:r w:rsidR="004B0E90">
                <w:rPr>
                  <w:rFonts w:ascii="Helvetica"/>
                  <w:color w:val="000000"/>
                  <w:sz w:val="22"/>
                  <w:szCs w:val="22"/>
                </w:rPr>
                <w:t>es</w:t>
              </w:r>
            </w:ins>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CB2F91" w14:textId="7BB23813"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Tested</w:t>
            </w:r>
            <w:ins w:id="207" w:author="David Simons" w:date="2022-10-26T15:32:00Z">
              <w:r w:rsidR="0081699B">
                <w:rPr>
                  <w:rFonts w:ascii="Helvetica"/>
                  <w:color w:val="000000"/>
                  <w:sz w:val="22"/>
                  <w:szCs w:val="22"/>
                </w:rPr>
                <w:t xml:space="preserve"> (N)</w:t>
              </w:r>
            </w:ins>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BEC8401" w14:textId="2BC77AE6"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Positive</w:t>
            </w:r>
            <w:ins w:id="208" w:author="David Simons" w:date="2022-10-26T15:32:00Z">
              <w:r w:rsidR="0081699B">
                <w:rPr>
                  <w:rFonts w:ascii="Helvetica"/>
                  <w:color w:val="000000"/>
                  <w:sz w:val="22"/>
                  <w:szCs w:val="22"/>
                </w:rPr>
                <w:t xml:space="preserve"> (N (%))</w:t>
              </w:r>
            </w:ins>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90C1EE" w14:textId="1E9D526D"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ins w:id="209" w:author="David Simons" w:date="2022-10-31T08:53:00Z">
              <w:r>
                <w:rPr>
                  <w:b/>
                  <w:bCs/>
                  <w:i/>
                  <w:iCs/>
                </w:rPr>
                <w:t>M</w:t>
              </w:r>
              <w:r>
                <w:rPr>
                  <w:b/>
                  <w:bCs/>
                  <w:i/>
                  <w:iCs/>
                </w:rPr>
                <w:t>icroorganism</w:t>
              </w:r>
              <w:r w:rsidRPr="005D64BE">
                <w:rPr>
                  <w:b/>
                  <w:bCs/>
                  <w:iCs/>
                </w:rPr>
                <w:t xml:space="preserve"> </w:t>
              </w:r>
            </w:ins>
            <w:del w:id="210" w:author="David Simons" w:date="2022-10-31T08:53:00Z">
              <w:r w:rsidR="00000000" w:rsidDel="004B0E90">
                <w:rPr>
                  <w:rFonts w:ascii="Helvetica"/>
                  <w:color w:val="000000"/>
                  <w:sz w:val="22"/>
                  <w:szCs w:val="22"/>
                </w:rPr>
                <w:delText xml:space="preserve">Pathogen </w:delText>
              </w:r>
            </w:del>
            <w:r w:rsidR="00000000">
              <w:rPr>
                <w:rFonts w:ascii="Helvetica"/>
                <w:color w:val="000000"/>
                <w:sz w:val="22"/>
                <w:szCs w:val="22"/>
              </w:rPr>
              <w:t xml:space="preserve">testing area </w:t>
            </w:r>
            <w:r w:rsidR="00000000">
              <w:rPr>
                <w:rFonts w:ascii="Helvetica"/>
                <w:color w:val="000000"/>
                <w:sz w:val="22"/>
                <w:szCs w:val="22"/>
              </w:rPr>
              <w:br/>
              <w:t>(1,000 km</w:t>
            </w:r>
            <w:r w:rsidR="00000000">
              <w:rPr>
                <w:rFonts w:ascii="Helvetica"/>
                <w:color w:val="000000"/>
                <w:sz w:val="22"/>
                <w:szCs w:val="22"/>
                <w:vertAlign w:val="superscript"/>
              </w:rPr>
              <w:t>2</w:t>
            </w:r>
            <w:r w:rsidR="00000000">
              <w:rPr>
                <w:rFonts w:ascii="Helvetica"/>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B6C7757" w14:textId="5AF78C25"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ins w:id="211" w:author="David Simons" w:date="2022-10-31T08:53:00Z">
              <w:r>
                <w:rPr>
                  <w:b/>
                  <w:bCs/>
                  <w:i/>
                  <w:iCs/>
                </w:rPr>
                <w:t>Microorganism</w:t>
              </w:r>
              <w:r w:rsidRPr="005D64BE">
                <w:rPr>
                  <w:b/>
                  <w:bCs/>
                  <w:iCs/>
                </w:rPr>
                <w:t xml:space="preserve"> </w:t>
              </w:r>
            </w:ins>
            <w:del w:id="212" w:author="David Simons" w:date="2022-10-31T08:53:00Z">
              <w:r w:rsidR="00000000" w:rsidDel="004B0E90">
                <w:rPr>
                  <w:rFonts w:ascii="Helvetica"/>
                  <w:color w:val="000000"/>
                  <w:sz w:val="22"/>
                  <w:szCs w:val="22"/>
                </w:rPr>
                <w:delText xml:space="preserve">Pathogen </w:delText>
              </w:r>
            </w:del>
            <w:r w:rsidR="00000000">
              <w:rPr>
                <w:rFonts w:ascii="Helvetica"/>
                <w:color w:val="000000"/>
                <w:sz w:val="22"/>
                <w:szCs w:val="22"/>
              </w:rPr>
              <w:t xml:space="preserve">testing area </w:t>
            </w:r>
            <w:r w:rsidR="00000000">
              <w:rPr>
                <w:rFonts w:ascii="Helvetica"/>
                <w:color w:val="000000"/>
                <w:sz w:val="22"/>
                <w:szCs w:val="22"/>
              </w:rPr>
              <w:br/>
              <w:t>within trapped area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B2112" w14:textId="1CF72F02"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ins w:id="213" w:author="David Simons" w:date="2022-10-31T08:53:00Z">
              <w:r>
                <w:rPr>
                  <w:b/>
                  <w:bCs/>
                  <w:i/>
                  <w:iCs/>
                </w:rPr>
                <w:t>Microorganism</w:t>
              </w:r>
              <w:r w:rsidRPr="005D64BE">
                <w:rPr>
                  <w:b/>
                  <w:bCs/>
                  <w:iCs/>
                </w:rPr>
                <w:t xml:space="preserve"> </w:t>
              </w:r>
            </w:ins>
            <w:del w:id="214" w:author="David Simons" w:date="2022-10-31T08:53:00Z">
              <w:r w:rsidR="00000000" w:rsidDel="004B0E90">
                <w:rPr>
                  <w:rFonts w:ascii="Helvetica"/>
                  <w:color w:val="000000"/>
                  <w:sz w:val="22"/>
                  <w:szCs w:val="22"/>
                </w:rPr>
                <w:delText xml:space="preserve">Pathogen </w:delText>
              </w:r>
            </w:del>
            <w:r w:rsidR="00000000">
              <w:rPr>
                <w:rFonts w:ascii="Helvetica"/>
                <w:color w:val="000000"/>
                <w:sz w:val="22"/>
                <w:szCs w:val="22"/>
              </w:rPr>
              <w:t xml:space="preserve">testing area </w:t>
            </w:r>
            <w:r w:rsidR="00000000">
              <w:rPr>
                <w:rFonts w:ascii="Helvetica"/>
                <w:color w:val="000000"/>
                <w:sz w:val="22"/>
                <w:szCs w:val="22"/>
              </w:rPr>
              <w:br/>
              <w:t>within IUCN range (%)</w:t>
            </w:r>
          </w:p>
        </w:tc>
      </w:tr>
      <w:tr w:rsidR="004B0E90" w14:paraId="06F485B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8188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color w:val="000000"/>
                <w:sz w:val="22"/>
                <w:szCs w:val="22"/>
              </w:rPr>
              <w:t>Arenaviridae</w:t>
            </w:r>
            <w:proofErr w:type="spellEnd"/>
            <w:r>
              <w:rPr>
                <w:rFonts w:ascii="Helvetica"/>
                <w:color w:val="000000"/>
                <w:sz w:val="22"/>
                <w:szCs w:val="22"/>
              </w:rPr>
              <w:t xml:space="preserve">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132DAE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579A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81A026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BA68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9052D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7257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32623B2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AAE9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DC9EE3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58A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3588F2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7E44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7DDC0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EB6A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77C48815"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30A4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72E07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Praomys</w:t>
            </w:r>
            <w:proofErr w:type="spellEnd"/>
            <w:r>
              <w:rPr>
                <w:rFonts w:ascii="Helvetica"/>
                <w:i/>
                <w:color w:val="000000"/>
                <w:sz w:val="22"/>
                <w:szCs w:val="22"/>
              </w:rPr>
              <w:t xml:space="preserve"> </w:t>
            </w:r>
            <w:proofErr w:type="spellStart"/>
            <w:r>
              <w:rPr>
                <w:rFonts w:ascii="Helvetica"/>
                <w:i/>
                <w:color w:val="000000"/>
                <w:sz w:val="22"/>
                <w:szCs w:val="22"/>
              </w:rPr>
              <w:t>daltoni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5745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854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7DEC8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6C6B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630B2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43A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524EB4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5830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A108B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979B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31FB59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6B76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536B7D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6BF1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064B98C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C9F3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F56F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BBA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C77390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4839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7C8DF7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C21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45105D3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261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3305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Praomys</w:t>
            </w:r>
            <w:proofErr w:type="spellEnd"/>
            <w:r>
              <w:rPr>
                <w:rFonts w:ascii="Helvetica"/>
                <w:i/>
                <w:color w:val="000000"/>
                <w:sz w:val="22"/>
                <w:szCs w:val="22"/>
              </w:rPr>
              <w:t xml:space="preserve"> </w:t>
            </w:r>
            <w:proofErr w:type="spellStart"/>
            <w:r>
              <w:rPr>
                <w:rFonts w:ascii="Helvetica"/>
                <w:i/>
                <w:color w:val="000000"/>
                <w:sz w:val="22"/>
                <w:szCs w:val="22"/>
              </w:rPr>
              <w:t>rostratus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9CAD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67BE0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2BCA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3D55B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F67D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05E689B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47E8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Borrelia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60653A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36B35"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4A5A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49404"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F2F6A2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8E93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3874C50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81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86B59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5CCB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6B465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140 (9%)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785B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351000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B5B9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38763A1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6B6D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69048A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Arvicanthis</w:t>
            </w:r>
            <w:proofErr w:type="spellEnd"/>
            <w:r>
              <w:rPr>
                <w:rFonts w:ascii="Helvetica"/>
                <w:i/>
                <w:color w:val="000000"/>
                <w:sz w:val="22"/>
                <w:szCs w:val="22"/>
              </w:rPr>
              <w:t xml:space="preserve"> </w:t>
            </w:r>
            <w:proofErr w:type="spellStart"/>
            <w:r>
              <w:rPr>
                <w:rFonts w:ascii="Helvetica"/>
                <w:i/>
                <w:color w:val="000000"/>
                <w:sz w:val="22"/>
                <w:szCs w:val="22"/>
              </w:rPr>
              <w:t>niloticus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F97D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1,551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AAFF76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253 (16%)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3196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E1C52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643D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7D149A4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EA02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273BDC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5716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CA05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54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0D3B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F0816A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335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2B439C7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F7CA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20E951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huberti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AA5E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3BE6F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83 (11%)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7525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ABF97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36CD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1091B5BF"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870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07E74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125D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54F9F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6BBF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866E6C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F27A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31A225D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626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Lassa mammarenavirus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F578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DD1D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17683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4DFC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0A26D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1EE5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4FADDFC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2DB49"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F3571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B3F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3,199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942396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580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07FD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45445D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8764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465C4FCB"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E9D4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55BC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B69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3CA70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FBDC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4809B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CD17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641C9DC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F3D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B314C5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9698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46289C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B9AF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685A8A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34F0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012CA86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CF4D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AAB6E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Praomys</w:t>
            </w:r>
            <w:proofErr w:type="spellEnd"/>
            <w:r>
              <w:rPr>
                <w:rFonts w:ascii="Helvetica"/>
                <w:i/>
                <w:color w:val="000000"/>
                <w:sz w:val="22"/>
                <w:szCs w:val="22"/>
              </w:rPr>
              <w:t xml:space="preserve"> </w:t>
            </w:r>
            <w:proofErr w:type="spellStart"/>
            <w:r>
              <w:rPr>
                <w:rFonts w:ascii="Helvetica"/>
                <w:i/>
                <w:color w:val="000000"/>
                <w:sz w:val="22"/>
                <w:szCs w:val="22"/>
              </w:rPr>
              <w:t>rostratus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7B2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E6CF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209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1BAFBA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42C1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356AEC9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551C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35F41B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A046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638CF6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257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4FB5DB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B3C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191A58B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87B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Leptospira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61E2A5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A11F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ED39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92D69"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C00D4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956F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75A7733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A1842"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1632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5E4C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75C3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8CE3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B2B1A7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26FC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0CA36E0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B24B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4BBB14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Arvicanthis</w:t>
            </w:r>
            <w:proofErr w:type="spellEnd"/>
            <w:r>
              <w:rPr>
                <w:rFonts w:ascii="Helvetica"/>
                <w:i/>
                <w:color w:val="000000"/>
                <w:sz w:val="22"/>
                <w:szCs w:val="22"/>
              </w:rPr>
              <w:t xml:space="preserve"> </w:t>
            </w:r>
            <w:proofErr w:type="spellStart"/>
            <w:r>
              <w:rPr>
                <w:rFonts w:ascii="Helvetica"/>
                <w:i/>
                <w:color w:val="000000"/>
                <w:sz w:val="22"/>
                <w:szCs w:val="22"/>
              </w:rPr>
              <w:t>niloticus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CF13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D0ED7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E45D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049F90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497E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4B0E90" w14:paraId="48E1867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D92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F9ACB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Crocidura</w:t>
            </w:r>
            <w:proofErr w:type="spellEnd"/>
            <w:r>
              <w:rPr>
                <w:rFonts w:ascii="Helvetica"/>
                <w:i/>
                <w:color w:val="000000"/>
                <w:sz w:val="22"/>
                <w:szCs w:val="22"/>
              </w:rPr>
              <w:t xml:space="preserve"> </w:t>
            </w:r>
            <w:proofErr w:type="spellStart"/>
            <w:r>
              <w:rPr>
                <w:rFonts w:ascii="Helvetica"/>
                <w:i/>
                <w:color w:val="000000"/>
                <w:sz w:val="22"/>
                <w:szCs w:val="22"/>
              </w:rPr>
              <w:t>olivieri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4C24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37DDBC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483A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1AB5E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0D61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4B899D7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09532"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984C5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BA1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B1C4D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8A7D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DABF77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15C9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185CAA4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AAA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27FF97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norvegicus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1B6F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25548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7E85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09987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AE9E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41CB09E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DFBD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Toxoplasma gondii</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BB3B6A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32A6A"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52F073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39EB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5DC4D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5B344"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6229D5B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7A05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DFC12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236A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1,548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5F6BE8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115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89E4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DDFEE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A068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02BAF26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9AC5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A5683E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E917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EFD27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9A3E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C0AC4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D18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35B07B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259D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46DA58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4B0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0A69A2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483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86196E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77C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44A9C7E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EF1A"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6085E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E818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CBC0D3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46D9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C4B6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5DF0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4B0E90" w14:paraId="51072E9A"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66571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3127B7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Cricetomys</w:t>
            </w:r>
            <w:proofErr w:type="spellEnd"/>
            <w:r>
              <w:rPr>
                <w:rFonts w:ascii="Helvetica"/>
                <w:i/>
                <w:color w:val="000000"/>
                <w:sz w:val="22"/>
                <w:szCs w:val="22"/>
              </w:rPr>
              <w:t xml:space="preserve"> </w:t>
            </w:r>
            <w:proofErr w:type="spellStart"/>
            <w:r>
              <w:rPr>
                <w:rFonts w:ascii="Helvetica"/>
                <w:i/>
                <w:color w:val="000000"/>
                <w:sz w:val="22"/>
                <w:szCs w:val="22"/>
              </w:rPr>
              <w:t>gambianus</w:t>
            </w:r>
            <w:proofErr w:type="spellEnd"/>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CA4C4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ADE660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(28%)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FC6FD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2F5B2A3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6ECEF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bl>
    <w:p w14:paraId="1B93A55C" w14:textId="77777777" w:rsidR="00805094" w:rsidRDefault="00000000" w:rsidP="008322F4">
      <w:pPr>
        <w:pStyle w:val="Heading1"/>
        <w:spacing w:line="480" w:lineRule="auto"/>
      </w:pPr>
      <w:bookmarkStart w:id="215" w:name="discussion"/>
      <w:bookmarkEnd w:id="169"/>
      <w:bookmarkEnd w:id="188"/>
      <w:r>
        <w:t>Discussion</w:t>
      </w:r>
    </w:p>
    <w:p w14:paraId="3211C30C" w14:textId="10C5DFF1" w:rsidR="007D4A9A" w:rsidRDefault="007D4A9A" w:rsidP="008322F4">
      <w:pPr>
        <w:pStyle w:val="FirstParagraph"/>
        <w:spacing w:line="480" w:lineRule="auto"/>
      </w:pPr>
      <w:r>
        <w:t xml:space="preserve">Endemic rodent zoonoses and novel pathogen emergence from rodent hosts are predicted to have an increasing burden in West Africa and globally [10]. Here we have </w:t>
      </w:r>
      <w:proofErr w:type="spellStart"/>
      <w:r>
        <w:t>synthesised</w:t>
      </w:r>
      <w:proofErr w:type="spellEnd"/>
      <w:r>
        <w:t xml:space="preserve"> data from 126 rodent trapping studies containing information on more than 72,000 rodents</w:t>
      </w:r>
      <w:ins w:id="216" w:author="David Simons" w:date="2022-10-26T15:53:00Z">
        <w:r w:rsidR="00AE4501">
          <w:t xml:space="preserve">, from at least </w:t>
        </w:r>
      </w:ins>
      <w:ins w:id="217" w:author="David Simons" w:date="2022-10-31T09:26:00Z">
        <w:r w:rsidR="00443456">
          <w:t>132</w:t>
        </w:r>
      </w:ins>
      <w:ins w:id="218" w:author="David Simons" w:date="2022-10-26T15:53:00Z">
        <w:r w:rsidR="00AE4501">
          <w:t xml:space="preserve"> species</w:t>
        </w:r>
      </w:ins>
      <w:ins w:id="219" w:author="David Simons" w:date="2022-10-31T09:24:00Z">
        <w:r w:rsidR="00443456">
          <w:t xml:space="preserve"> of small mammals</w:t>
        </w:r>
      </w:ins>
      <w:ins w:id="220" w:author="David Simons" w:date="2022-10-26T15:54:00Z">
        <w:r w:rsidR="00AE4501">
          <w:t>,</w:t>
        </w:r>
      </w:ins>
      <w:r>
        <w:t xml:space="preserve"> across 1,611 trap sites producing an estimated 942,669 </w:t>
      </w:r>
      <w:r>
        <w:lastRenderedPageBreak/>
        <w:t>trap nights across 14 West African countries. Locations studie</w:t>
      </w:r>
      <w:r w:rsidR="00644D4A">
        <w:t>d</w:t>
      </w:r>
      <w:r>
        <w:t xml:space="preserve"> are complementary to curated datasets (</w:t>
      </w:r>
      <w:proofErr w:type="gramStart"/>
      <w:r>
        <w:t>e.g.</w:t>
      </w:r>
      <w:proofErr w:type="gramEnd"/>
      <w:r>
        <w:t xml:space="preserve"> IUCN, GBIF), incorporation of our </w:t>
      </w:r>
      <w:proofErr w:type="spellStart"/>
      <w:r>
        <w:t>synthesised</w:t>
      </w:r>
      <w:proofErr w:type="spellEnd"/>
      <w:r>
        <w:t xml:space="preserve"> dataset when assessing zoonosis risk based on host distributions could counteract some of the biases inherent to these curated datasets [18]. </w:t>
      </w:r>
      <w:ins w:id="221" w:author="David Simons" w:date="2022-10-31T13:55:00Z">
        <w:r w:rsidR="00BC1434">
          <w:t xml:space="preserve">Most assayed rodents were not found to be hosts of known zoonotic pathogens. </w:t>
        </w:r>
      </w:ins>
      <w:r>
        <w:t xml:space="preserve">We identified 25 host-pathogen pairs reported from included studies, 15 of these were not included in a consolidated host-pathogen dataset. Generally, the number of different species tested for a </w:t>
      </w:r>
      <w:del w:id="222" w:author="David Simons" w:date="2022-10-31T08:54:00Z">
        <w:r w:rsidDel="004B0E90">
          <w:delText xml:space="preserve">pathogen </w:delText>
        </w:r>
      </w:del>
      <w:ins w:id="223" w:author="David Simons" w:date="2022-10-31T08:54:00Z">
        <w:r w:rsidR="004B0E90">
          <w:t>microorganism</w:t>
        </w:r>
        <w:r w:rsidR="004B0E90">
          <w:t xml:space="preserve"> </w:t>
        </w:r>
      </w:ins>
      <w:r>
        <w:t xml:space="preserve">and the spatial extent of these sampling locations were limited. These findings highlight </w:t>
      </w:r>
      <w:proofErr w:type="gramStart"/>
      <w:r w:rsidR="00644D4A">
        <w:t>a number of</w:t>
      </w:r>
      <w:proofErr w:type="gramEnd"/>
      <w:r>
        <w:t xml:space="preserve"> sampling bias, supporting calls for further </w:t>
      </w:r>
      <w:ins w:id="224" w:author="David Simons" w:date="2022-10-31T08:54:00Z">
        <w:r w:rsidR="004B0E90">
          <w:t>microorganism</w:t>
        </w:r>
        <w:r w:rsidR="004B0E90">
          <w:t xml:space="preserve"> </w:t>
        </w:r>
      </w:ins>
      <w:del w:id="225" w:author="David Simons" w:date="2022-10-31T08:54:00Z">
        <w:r w:rsidDel="004B0E90">
          <w:delText xml:space="preserve">pathogen </w:delText>
        </w:r>
      </w:del>
      <w:r>
        <w:t>sampling across diverse species in zoonotic hotspots [</w:t>
      </w:r>
      <w:del w:id="226" w:author="David Simons" w:date="2022-10-31T13:16:00Z">
        <w:r w:rsidDel="00EE19FC">
          <w:delText>45</w:delText>
        </w:r>
      </w:del>
      <w:ins w:id="227" w:author="David Simons" w:date="2022-10-31T13:16:00Z">
        <w:r w:rsidR="00EE19FC">
          <w:t>4</w:t>
        </w:r>
        <w:r w:rsidR="00EE19FC">
          <w:t>7</w:t>
        </w:r>
      </w:ins>
      <w:r>
        <w:t>].</w:t>
      </w:r>
    </w:p>
    <w:p w14:paraId="2DAF92CA" w14:textId="56A4DA2D" w:rsidR="0040465B" w:rsidRDefault="007D4A9A" w:rsidP="008322F4">
      <w:pPr>
        <w:pStyle w:val="BodyText"/>
        <w:spacing w:line="480" w:lineRule="auto"/>
        <w:rPr>
          <w:ins w:id="228" w:author="David Simons" w:date="2022-10-26T15:40:00Z"/>
        </w:rPr>
      </w:pPr>
      <w:r>
        <w:t xml:space="preserve">We found that rodent trapping data, </w:t>
      </w:r>
      <w:r w:rsidR="00644D4A">
        <w:t>like</w:t>
      </w:r>
      <w:r>
        <w:t xml:space="preserve"> biodiversity data, showed important spatial biases [20]. Relative trapping effort bias was greater in Benin, Guinea, </w:t>
      </w:r>
      <w:proofErr w:type="gramStart"/>
      <w:r>
        <w:t>Senegal</w:t>
      </w:r>
      <w:proofErr w:type="gramEnd"/>
      <w:r>
        <w:t xml:space="preserve"> and Sierra Leone driven by long-standing research collaborations investigating the invasion non-native rodent species (</w:t>
      </w:r>
      <w:r>
        <w:rPr>
          <w:i/>
          <w:iCs/>
        </w:rPr>
        <w:t>M. musculus</w:t>
      </w:r>
      <w:r>
        <w:t xml:space="preserve"> and </w:t>
      </w:r>
      <w:r>
        <w:rPr>
          <w:i/>
          <w:iCs/>
        </w:rPr>
        <w:t xml:space="preserve">R. </w:t>
      </w:r>
      <w:proofErr w:type="spellStart"/>
      <w:r>
        <w:rPr>
          <w:i/>
          <w:iCs/>
        </w:rPr>
        <w:t>rattus</w:t>
      </w:r>
      <w:proofErr w:type="spellEnd"/>
      <w:r>
        <w:t xml:space="preserve">) and the hazard of endemic zoonosis outbreaks (e.g., </w:t>
      </w:r>
      <w:r>
        <w:rPr>
          <w:i/>
          <w:iCs/>
        </w:rPr>
        <w:t>Lassa mammarenavirus</w:t>
      </w:r>
      <w:r>
        <w:t xml:space="preserve">). </w:t>
      </w:r>
      <w:bookmarkStart w:id="229" w:name="_Hlk117845563"/>
      <w:ins w:id="230" w:author="David Simons" w:date="2022-10-26T15:41:00Z">
        <w:r w:rsidR="0040465B">
          <w:t>In addition to identifying</w:t>
        </w:r>
      </w:ins>
      <w:ins w:id="231" w:author="David Simons" w:date="2022-10-26T15:42:00Z">
        <w:r w:rsidR="0040465B">
          <w:t xml:space="preserve"> point</w:t>
        </w:r>
      </w:ins>
      <w:ins w:id="232" w:author="David Simons" w:date="2022-10-26T15:41:00Z">
        <w:r w:rsidR="0040465B">
          <w:t xml:space="preserve"> locations of prior rodent and pathogen sampling (Figure 1.)</w:t>
        </w:r>
      </w:ins>
      <w:ins w:id="233" w:author="David Simons" w:date="2022-10-26T15:42:00Z">
        <w:r w:rsidR="0040465B">
          <w:t>,</w:t>
        </w:r>
      </w:ins>
      <w:ins w:id="234" w:author="David Simons" w:date="2022-10-26T15:41:00Z">
        <w:r w:rsidR="0040465B">
          <w:t xml:space="preserve"> additional information on the trapping effort (</w:t>
        </w:r>
      </w:ins>
      <w:ins w:id="235" w:author="David Simons" w:date="2022-10-26T15:42:00Z">
        <w:r w:rsidR="0040465B">
          <w:t xml:space="preserve">density of trap-nights), human population density and land use type have been incorporated to </w:t>
        </w:r>
      </w:ins>
      <w:ins w:id="236" w:author="David Simons" w:date="2022-10-26T15:43:00Z">
        <w:r w:rsidR="0040465B">
          <w:t>produce a value of relative effort that will assist researchers in identifying specific locations where predictions based on these underlying data sources may suffer from increased effects of trapping effor</w:t>
        </w:r>
      </w:ins>
      <w:ins w:id="237" w:author="David Simons" w:date="2022-10-26T15:44:00Z">
        <w:r w:rsidR="0040465B">
          <w:t xml:space="preserve">t bias. This approach improves the ease of identifying under sampled locations, for example, </w:t>
        </w:r>
      </w:ins>
      <w:ins w:id="238" w:author="David Simons" w:date="2022-10-26T15:45:00Z">
        <w:r w:rsidR="0040465B">
          <w:t>Figure 1. may suggest that</w:t>
        </w:r>
      </w:ins>
      <w:ins w:id="239" w:author="David Simons" w:date="2022-10-26T15:46:00Z">
        <w:r w:rsidR="0040465B">
          <w:t xml:space="preserve"> </w:t>
        </w:r>
        <w:proofErr w:type="gramStart"/>
        <w:r w:rsidR="0040465B">
          <w:t>South East</w:t>
        </w:r>
        <w:proofErr w:type="gramEnd"/>
        <w:r w:rsidR="0040465B">
          <w:t xml:space="preserve"> Senegal, Southern Mali and Southern Niger are well sampled based on locations of trapping sites. When the number of trap nights, human population density and </w:t>
        </w:r>
      </w:ins>
      <w:ins w:id="240" w:author="David Simons" w:date="2022-10-26T15:47:00Z">
        <w:r w:rsidR="00AE4501">
          <w:t>land use of these regions are taken into account</w:t>
        </w:r>
      </w:ins>
      <w:ins w:id="241" w:author="David Simons" w:date="2022-10-26T15:49:00Z">
        <w:r w:rsidR="00AE4501">
          <w:t xml:space="preserve"> (Figure 2.)</w:t>
        </w:r>
      </w:ins>
      <w:ins w:id="242" w:author="David Simons" w:date="2022-10-26T15:47:00Z">
        <w:r w:rsidR="00AE4501">
          <w:t xml:space="preserve"> </w:t>
        </w:r>
      </w:ins>
      <w:ins w:id="243" w:author="David Simons" w:date="2022-10-26T15:49:00Z">
        <w:r w:rsidR="00AE4501">
          <w:t xml:space="preserve">and </w:t>
        </w:r>
      </w:ins>
      <w:ins w:id="244" w:author="David Simons" w:date="2022-10-26T15:47:00Z">
        <w:r w:rsidR="00AE4501">
          <w:t>compared</w:t>
        </w:r>
      </w:ins>
      <w:ins w:id="245" w:author="David Simons" w:date="2022-10-26T15:49:00Z">
        <w:r w:rsidR="00AE4501">
          <w:t xml:space="preserve"> with </w:t>
        </w:r>
      </w:ins>
      <w:ins w:id="246" w:author="David Simons" w:date="2022-10-26T15:47:00Z">
        <w:r w:rsidR="00AE4501">
          <w:t>better sampled locations (</w:t>
        </w:r>
        <w:proofErr w:type="gramStart"/>
        <w:r w:rsidR="00AE4501">
          <w:t>i.e.</w:t>
        </w:r>
        <w:proofErr w:type="gramEnd"/>
        <w:r w:rsidR="00AE4501">
          <w:t xml:space="preserve"> Western Senegal, Eastern Sierra Leone) these </w:t>
        </w:r>
        <w:r w:rsidR="00AE4501">
          <w:lastRenderedPageBreak/>
          <w:t xml:space="preserve">areas are </w:t>
        </w:r>
      </w:ins>
      <w:ins w:id="247" w:author="David Simons" w:date="2022-10-26T15:51:00Z">
        <w:r w:rsidR="00AE4501">
          <w:t xml:space="preserve">found to be </w:t>
        </w:r>
      </w:ins>
      <w:ins w:id="248" w:author="David Simons" w:date="2022-10-26T15:47:00Z">
        <w:r w:rsidR="00AE4501">
          <w:t>relatively under sampled</w:t>
        </w:r>
      </w:ins>
      <w:ins w:id="249" w:author="David Simons" w:date="2022-10-26T15:48:00Z">
        <w:r w:rsidR="00AE4501">
          <w:t xml:space="preserve"> and would benefit from further sampling effort. Th</w:t>
        </w:r>
      </w:ins>
      <w:ins w:id="250" w:author="David Simons" w:date="2022-10-26T15:51:00Z">
        <w:r w:rsidR="00AE4501">
          <w:t xml:space="preserve">is contrasts to </w:t>
        </w:r>
      </w:ins>
      <w:proofErr w:type="gramStart"/>
      <w:ins w:id="251" w:author="David Simons" w:date="2022-10-26T15:48:00Z">
        <w:r w:rsidR="00AE4501">
          <w:t>Nort</w:t>
        </w:r>
      </w:ins>
      <w:ins w:id="252" w:author="David Simons" w:date="2022-10-26T15:49:00Z">
        <w:r w:rsidR="00AE4501">
          <w:t>h West</w:t>
        </w:r>
        <w:proofErr w:type="gramEnd"/>
        <w:r w:rsidR="00AE4501">
          <w:t xml:space="preserve"> Nigeria </w:t>
        </w:r>
      </w:ins>
      <w:ins w:id="253" w:author="David Simons" w:date="2022-10-26T15:51:00Z">
        <w:r w:rsidR="00AE4501">
          <w:t>where no trapping has occurred</w:t>
        </w:r>
      </w:ins>
      <w:ins w:id="254" w:author="David Simons" w:date="2022-10-26T15:49:00Z">
        <w:r w:rsidR="00AE4501">
          <w:t xml:space="preserve"> </w:t>
        </w:r>
      </w:ins>
      <w:ins w:id="255" w:author="David Simons" w:date="2022-10-26T15:51:00Z">
        <w:r w:rsidR="00AE4501">
          <w:t>(</w:t>
        </w:r>
      </w:ins>
      <w:ins w:id="256" w:author="David Simons" w:date="2022-10-26T15:49:00Z">
        <w:r w:rsidR="00AE4501">
          <w:t>Figure 1.</w:t>
        </w:r>
      </w:ins>
      <w:ins w:id="257" w:author="David Simons" w:date="2022-10-26T15:51:00Z">
        <w:r w:rsidR="00AE4501">
          <w:t>), the modelling approach has perhaps highlighted this</w:t>
        </w:r>
      </w:ins>
      <w:ins w:id="258" w:author="David Simons" w:date="2022-10-26T15:52:00Z">
        <w:r w:rsidR="00AE4501">
          <w:t xml:space="preserve"> beyond a simple map </w:t>
        </w:r>
      </w:ins>
      <w:ins w:id="259" w:author="David Simons" w:date="2022-10-26T15:53:00Z">
        <w:r w:rsidR="00AE4501">
          <w:t xml:space="preserve">of currently trapped locations </w:t>
        </w:r>
      </w:ins>
      <w:ins w:id="260" w:author="David Simons" w:date="2022-10-26T15:51:00Z">
        <w:r w:rsidR="00AE4501">
          <w:t>as a</w:t>
        </w:r>
      </w:ins>
      <w:ins w:id="261" w:author="David Simons" w:date="2022-10-26T15:52:00Z">
        <w:r w:rsidR="00AE4501">
          <w:t xml:space="preserve">n immediate priority for sampling of rodents and their pathogens given </w:t>
        </w:r>
      </w:ins>
      <w:ins w:id="262" w:author="David Simons" w:date="2022-10-26T15:50:00Z">
        <w:r w:rsidR="00AE4501">
          <w:t xml:space="preserve">high </w:t>
        </w:r>
      </w:ins>
      <w:ins w:id="263" w:author="David Simons" w:date="2022-10-26T15:52:00Z">
        <w:r w:rsidR="00AE4501">
          <w:t xml:space="preserve">human </w:t>
        </w:r>
      </w:ins>
      <w:ins w:id="264" w:author="David Simons" w:date="2022-10-26T15:50:00Z">
        <w:r w:rsidR="00AE4501">
          <w:t xml:space="preserve">population </w:t>
        </w:r>
      </w:ins>
      <w:ins w:id="265" w:author="David Simons" w:date="2022-10-26T15:52:00Z">
        <w:r w:rsidR="00AE4501">
          <w:t>densities and a human dominated landscape</w:t>
        </w:r>
      </w:ins>
      <w:ins w:id="266" w:author="David Simons" w:date="2022-10-26T15:49:00Z">
        <w:r w:rsidR="00AE4501">
          <w:t>.</w:t>
        </w:r>
      </w:ins>
    </w:p>
    <w:bookmarkEnd w:id="229"/>
    <w:p w14:paraId="6E7475EE" w14:textId="01546E2B" w:rsidR="007D4A9A" w:rsidRDefault="007D4A9A" w:rsidP="008322F4">
      <w:pPr>
        <w:pStyle w:val="BodyText"/>
        <w:spacing w:line="480" w:lineRule="auto"/>
      </w:pPr>
      <w:r>
        <w:t xml:space="preserve">Much of </w:t>
      </w:r>
      <w:ins w:id="267" w:author="David Simons" w:date="2022-10-26T15:40:00Z">
        <w:r w:rsidR="0040465B">
          <w:t xml:space="preserve">West </w:t>
        </w:r>
        <w:proofErr w:type="spellStart"/>
        <w:r w:rsidR="0040465B">
          <w:t>Africa</w:t>
        </w:r>
      </w:ins>
      <w:del w:id="268" w:author="David Simons" w:date="2022-10-26T15:40:00Z">
        <w:r w:rsidDel="0040465B">
          <w:delText xml:space="preserve">the region </w:delText>
        </w:r>
      </w:del>
      <w:r>
        <w:t>remains</w:t>
      </w:r>
      <w:proofErr w:type="spellEnd"/>
      <w:r>
        <w:t xml:space="preserve"> relatively </w:t>
      </w:r>
      <w:r w:rsidR="00644D4A">
        <w:t>under sampled</w:t>
      </w:r>
      <w:r>
        <w:t xml:space="preserve">, particularly Burkina Faso, Côte d’Ivoire, </w:t>
      </w:r>
      <w:proofErr w:type="gramStart"/>
      <w:r>
        <w:t>Ghana</w:t>
      </w:r>
      <w:proofErr w:type="gramEnd"/>
      <w:r>
        <w:t xml:space="preserve"> and Nigeria, despite these countries facing many of the same challenges. For example, annual outbreaks of Lassa fever are reported in Nigeria and there are potentially 60,000 </w:t>
      </w:r>
      <w:proofErr w:type="spellStart"/>
      <w:r>
        <w:t>unrecognised</w:t>
      </w:r>
      <w:proofErr w:type="spellEnd"/>
      <w:r>
        <w:t xml:space="preserve"> cases of Lassa fever every year in Côte d’Ivoire and Ghana [</w:t>
      </w:r>
      <w:del w:id="269" w:author="David Simons" w:date="2022-10-31T13:16:00Z">
        <w:r w:rsidDel="00EE19FC">
          <w:delText>46</w:delText>
        </w:r>
      </w:del>
      <w:ins w:id="270" w:author="David Simons" w:date="2022-10-31T13:16:00Z">
        <w:r w:rsidR="00EE19FC">
          <w:t>48</w:t>
        </w:r>
      </w:ins>
      <w:r>
        <w:t xml:space="preserve">]. </w:t>
      </w:r>
      <w:bookmarkStart w:id="271" w:name="_Hlk117845714"/>
      <w:ins w:id="272" w:author="David Simons" w:date="2022-10-26T15:35:00Z">
        <w:r w:rsidR="0081699B">
          <w:t>Our estimates of the proportion of a rodent species range that ha</w:t>
        </w:r>
      </w:ins>
      <w:ins w:id="273" w:author="David Simons" w:date="2022-10-26T15:36:00Z">
        <w:r w:rsidR="0040465B">
          <w:t>ve</w:t>
        </w:r>
      </w:ins>
      <w:ins w:id="274" w:author="David Simons" w:date="2022-10-26T15:35:00Z">
        <w:r w:rsidR="0081699B">
          <w:t xml:space="preserve"> been sampled</w:t>
        </w:r>
      </w:ins>
      <w:ins w:id="275" w:author="David Simons" w:date="2022-10-26T15:37:00Z">
        <w:r w:rsidR="0040465B">
          <w:t xml:space="preserve"> along with pathogen testing within their sampled range</w:t>
        </w:r>
      </w:ins>
      <w:ins w:id="276" w:author="David Simons" w:date="2022-10-26T15:35:00Z">
        <w:r w:rsidR="0081699B">
          <w:t xml:space="preserve"> are se</w:t>
        </w:r>
      </w:ins>
      <w:ins w:id="277" w:author="David Simons" w:date="2022-10-26T15:36:00Z">
        <w:r w:rsidR="0081699B">
          <w:t xml:space="preserve">nsitive to our choice of raster </w:t>
        </w:r>
      </w:ins>
      <w:ins w:id="278" w:author="David Simons" w:date="2022-10-28T10:31:00Z">
        <w:r w:rsidR="00E84C0A">
          <w:t xml:space="preserve">cell </w:t>
        </w:r>
      </w:ins>
      <w:ins w:id="279" w:author="David Simons" w:date="2022-10-26T15:36:00Z">
        <w:r w:rsidR="0081699B">
          <w:t xml:space="preserve">size, smaller area </w:t>
        </w:r>
      </w:ins>
      <w:ins w:id="280" w:author="David Simons" w:date="2022-10-28T10:31:00Z">
        <w:r w:rsidR="00E84C0A">
          <w:t>cells</w:t>
        </w:r>
      </w:ins>
      <w:ins w:id="281" w:author="David Simons" w:date="2022-10-26T15:36:00Z">
        <w:r w:rsidR="0081699B">
          <w:t xml:space="preserve"> will reduce the reported coverage </w:t>
        </w:r>
      </w:ins>
      <w:ins w:id="282" w:author="David Simons" w:date="2022-10-28T10:31:00Z">
        <w:r w:rsidR="00E84C0A">
          <w:t>while</w:t>
        </w:r>
      </w:ins>
      <w:ins w:id="283" w:author="David Simons" w:date="2022-10-26T15:36:00Z">
        <w:r w:rsidR="0081699B">
          <w:t xml:space="preserve"> larger </w:t>
        </w:r>
      </w:ins>
      <w:ins w:id="284" w:author="David Simons" w:date="2022-10-28T10:31:00Z">
        <w:r w:rsidR="00E84C0A">
          <w:t xml:space="preserve">cells </w:t>
        </w:r>
      </w:ins>
      <w:ins w:id="285" w:author="David Simons" w:date="2022-10-28T10:32:00Z">
        <w:r w:rsidR="00E84C0A">
          <w:t>will have</w:t>
        </w:r>
      </w:ins>
      <w:ins w:id="286" w:author="David Simons" w:date="2022-10-26T15:36:00Z">
        <w:r w:rsidR="0081699B">
          <w:t xml:space="preserve"> the opposite effect.</w:t>
        </w:r>
        <w:r w:rsidR="0040465B">
          <w:t xml:space="preserve"> Despite this</w:t>
        </w:r>
      </w:ins>
      <w:ins w:id="287" w:author="David Simons" w:date="2022-10-26T15:38:00Z">
        <w:r w:rsidR="0040465B">
          <w:t>, the observed</w:t>
        </w:r>
      </w:ins>
      <w:ins w:id="288" w:author="David Simons" w:date="2022-10-26T15:37:00Z">
        <w:r w:rsidR="0040465B">
          <w:t xml:space="preserve"> patterns are unlikely to import</w:t>
        </w:r>
      </w:ins>
      <w:ins w:id="289" w:author="David Simons" w:date="2022-10-26T15:38:00Z">
        <w:r w:rsidR="0040465B">
          <w:t>antly change, with the finding of sparse sampling of both rodents and their pathogens</w:t>
        </w:r>
      </w:ins>
      <w:ins w:id="290" w:author="David Simons" w:date="2022-10-26T15:39:00Z">
        <w:r w:rsidR="0040465B">
          <w:t xml:space="preserve"> remaining present across </w:t>
        </w:r>
      </w:ins>
      <w:ins w:id="291" w:author="David Simons" w:date="2022-10-28T10:32:00Z">
        <w:r w:rsidR="00E84C0A">
          <w:t xml:space="preserve">cell </w:t>
        </w:r>
      </w:ins>
      <w:ins w:id="292" w:author="David Simons" w:date="2022-10-26T15:39:00Z">
        <w:r w:rsidR="0040465B">
          <w:t>scale</w:t>
        </w:r>
      </w:ins>
      <w:ins w:id="293" w:author="David Simons" w:date="2022-10-28T10:32:00Z">
        <w:r w:rsidR="00E84C0A">
          <w:t>s</w:t>
        </w:r>
      </w:ins>
      <w:ins w:id="294" w:author="David Simons" w:date="2022-10-26T15:38:00Z">
        <w:r w:rsidR="0040465B">
          <w:t>.</w:t>
        </w:r>
      </w:ins>
      <w:ins w:id="295" w:author="David Simons" w:date="2022-10-26T15:36:00Z">
        <w:r w:rsidR="0081699B">
          <w:t xml:space="preserve"> </w:t>
        </w:r>
      </w:ins>
      <w:bookmarkEnd w:id="271"/>
      <w:r>
        <w:t xml:space="preserve">Rodent sampling should be targeted towards currently under sampled regions to reduce </w:t>
      </w:r>
      <w:r w:rsidR="00644D4A">
        <w:t xml:space="preserve">the potential impact of </w:t>
      </w:r>
      <w:r>
        <w:t xml:space="preserve">this bias and improve our understanding of </w:t>
      </w:r>
      <w:r w:rsidR="00644D4A">
        <w:t xml:space="preserve">both the distribution of rodent hosts and the prevalence of pathogens within their populations. This will allow for better estimation of </w:t>
      </w:r>
      <w:r>
        <w:t>risk from endemic and novel zoonoses.</w:t>
      </w:r>
    </w:p>
    <w:p w14:paraId="04DD0BBF" w14:textId="0BD032FB" w:rsidR="007D4A9A" w:rsidRDefault="007D4A9A" w:rsidP="008322F4">
      <w:pPr>
        <w:pStyle w:val="BodyText"/>
        <w:spacing w:line="480" w:lineRule="auto"/>
      </w:pPr>
      <w:r>
        <w:t xml:space="preserve">Rodent trapping studies provide geographic and temporally </w:t>
      </w:r>
      <w:proofErr w:type="spellStart"/>
      <w:r>
        <w:t>contextualised</w:t>
      </w:r>
      <w:proofErr w:type="spellEnd"/>
      <w:r>
        <w:t xml:space="preserve"> data on both species detection and non-detection which are not available from curated datasets. Non-detection data can improve models of species distributions, unfortunately, high levels of missing data on trapping effort will continue to confound the allocations of non-detections as true absences [</w:t>
      </w:r>
      <w:del w:id="296" w:author="David Simons" w:date="2022-10-31T13:16:00Z">
        <w:r w:rsidDel="00EE19FC">
          <w:delText>47</w:delText>
        </w:r>
      </w:del>
      <w:ins w:id="297" w:author="David Simons" w:date="2022-10-31T13:16:00Z">
        <w:r w:rsidR="00EE19FC">
          <w:t>49</w:t>
        </w:r>
      </w:ins>
      <w:r>
        <w:t xml:space="preserve">]. Models of host species occurrence and abundance, improved by </w:t>
      </w:r>
      <w:r>
        <w:lastRenderedPageBreak/>
        <w:t>incorporating species absence, are important to assess the effect of land use and climate change on endemic zoonosis spillover to human populations and direct limited public health resources towards regions at greatest risk [</w:t>
      </w:r>
      <w:del w:id="298" w:author="David Simons" w:date="2022-10-31T13:16:00Z">
        <w:r w:rsidDel="00EE19FC">
          <w:delText>48</w:delText>
        </w:r>
      </w:del>
      <w:ins w:id="299" w:author="David Simons" w:date="2022-10-31T13:16:00Z">
        <w:r w:rsidR="00EE19FC">
          <w:t>50</w:t>
        </w:r>
      </w:ins>
      <w:r>
        <w:t>,</w:t>
      </w:r>
      <w:del w:id="300" w:author="David Simons" w:date="2022-10-31T13:16:00Z">
        <w:r w:rsidDel="00EE19FC">
          <w:delText>49</w:delText>
        </w:r>
      </w:del>
      <w:ins w:id="301" w:author="David Simons" w:date="2022-10-31T13:16:00Z">
        <w:r w:rsidR="00EE19FC">
          <w:t>51</w:t>
        </w:r>
      </w:ins>
      <w:r>
        <w:t>].</w:t>
      </w:r>
    </w:p>
    <w:p w14:paraId="2F186199" w14:textId="0B734DA0" w:rsidR="007D4A9A" w:rsidRDefault="007D4A9A" w:rsidP="008322F4">
      <w:pPr>
        <w:pStyle w:val="BodyText"/>
        <w:spacing w:line="480" w:lineRule="auto"/>
      </w:pPr>
      <w:r>
        <w:t>Currently available consolidated datasets on host-pathogen associations (</w:t>
      </w:r>
      <w:proofErr w:type="gramStart"/>
      <w:r>
        <w:t>e.g.</w:t>
      </w:r>
      <w:proofErr w:type="gramEnd"/>
      <w:r>
        <w:t> CLOVER, EID2 and GMPD2) do not include spatial or temporal components [</w:t>
      </w:r>
      <w:del w:id="302" w:author="David Simons" w:date="2022-10-31T13:16:00Z">
        <w:r w:rsidDel="00EE19FC">
          <w:delText>50</w:delText>
        </w:r>
      </w:del>
      <w:ins w:id="303" w:author="David Simons" w:date="2022-10-31T13:16:00Z">
        <w:r w:rsidR="00EE19FC">
          <w:t>52</w:t>
        </w:r>
      </w:ins>
      <w:r>
        <w:t xml:space="preserve">]. The current synthesis of rodent trapping studies has highlighted that pathogens have been sparsely sampled within a </w:t>
      </w:r>
      <w:r w:rsidR="00644D4A">
        <w:t>host’s</w:t>
      </w:r>
      <w:r>
        <w:t xml:space="preserve"> range. Current zoonosis risk models dependent on these sources of data are therefore not able to incorporate spatial heterogeneity in pathogen prevalence across the host range. Additional uncertainty in current models of zoonotic disease risk arises from host-pathogen associations that have not been reported in these consolidated datasets. For </w:t>
      </w:r>
      <w:r w:rsidR="00962888">
        <w:t>example,</w:t>
      </w:r>
      <w:r>
        <w:t xml:space="preserve"> </w:t>
      </w:r>
      <w:r>
        <w:rPr>
          <w:i/>
          <w:iCs/>
        </w:rPr>
        <w:t xml:space="preserve">Hylomyscus </w:t>
      </w:r>
      <w:proofErr w:type="spellStart"/>
      <w:r>
        <w:rPr>
          <w:i/>
          <w:iCs/>
        </w:rPr>
        <w:t>pamfi</w:t>
      </w:r>
      <w:proofErr w:type="spellEnd"/>
      <w:r>
        <w:t xml:space="preserve"> infected with </w:t>
      </w:r>
      <w:r>
        <w:rPr>
          <w:i/>
          <w:iCs/>
        </w:rPr>
        <w:t>Lassa mammarenavirus</w:t>
      </w:r>
      <w:r>
        <w:t xml:space="preserve"> and </w:t>
      </w:r>
      <w:r>
        <w:rPr>
          <w:i/>
          <w:iCs/>
        </w:rPr>
        <w:t xml:space="preserve">R. </w:t>
      </w:r>
      <w:proofErr w:type="spellStart"/>
      <w:r>
        <w:rPr>
          <w:i/>
          <w:iCs/>
        </w:rPr>
        <w:t>rattus</w:t>
      </w:r>
      <w:proofErr w:type="spellEnd"/>
      <w:r>
        <w:t xml:space="preserve"> infected with </w:t>
      </w:r>
      <w:r>
        <w:rPr>
          <w:i/>
          <w:iCs/>
        </w:rPr>
        <w:t xml:space="preserve">Coxiella </w:t>
      </w:r>
      <w:proofErr w:type="spellStart"/>
      <w:r>
        <w:rPr>
          <w:i/>
          <w:iCs/>
        </w:rPr>
        <w:t>burnetii</w:t>
      </w:r>
      <w:proofErr w:type="spellEnd"/>
      <w:r>
        <w:t xml:space="preserve">, will not be included when solely </w:t>
      </w:r>
      <w:r w:rsidR="00934D6D">
        <w:t>based on</w:t>
      </w:r>
      <w:r>
        <w:t xml:space="preserve"> consolidated host-pathogen datasets. Further, detection of zoonotic pathogens in multiple co-occurring host species supports the adoption of multi-species to better understand the potential range of endemic zoonoses [</w:t>
      </w:r>
      <w:del w:id="304" w:author="David Simons" w:date="2022-10-31T13:16:00Z">
        <w:r w:rsidDel="00EE19FC">
          <w:delText>51</w:delText>
        </w:r>
      </w:del>
      <w:ins w:id="305" w:author="David Simons" w:date="2022-10-31T13:16:00Z">
        <w:r w:rsidR="00EE19FC">
          <w:t>53</w:t>
        </w:r>
      </w:ins>
      <w:r>
        <w:t>].</w:t>
      </w:r>
    </w:p>
    <w:p w14:paraId="556501CC" w14:textId="2953C505" w:rsidR="007D4A9A" w:rsidRDefault="007D4A9A" w:rsidP="008322F4">
      <w:pPr>
        <w:pStyle w:val="BodyText"/>
        <w:spacing w:line="480" w:lineRule="auto"/>
      </w:pPr>
      <w:r>
        <w:t>Few studies stratified detection and non-detection of hosts or pathogen prevalence by time, therefore limiting inference of changes in host and pathogen dynamics. This limitation prevents calculation of incidence of infection and the abundance of infectious rodents which potentially varies by both time and space [</w:t>
      </w:r>
      <w:del w:id="306" w:author="David Simons" w:date="2022-10-31T13:16:00Z">
        <w:r w:rsidDel="00EE19FC">
          <w:delText>52</w:delText>
        </w:r>
      </w:del>
      <w:ins w:id="307" w:author="David Simons" w:date="2022-10-31T13:16:00Z">
        <w:r w:rsidR="00EE19FC">
          <w:t>54</w:t>
        </w:r>
      </w:ins>
      <w:r>
        <w:t>]. Understanding of temporal changes in viral burden and shedding for endemic zoonoses is required to accurately predict current and future risk of pathogen spillover.</w:t>
      </w:r>
    </w:p>
    <w:p w14:paraId="1F02D96F" w14:textId="0425B456" w:rsidR="007D4A9A" w:rsidRDefault="007D4A9A" w:rsidP="008322F4">
      <w:pPr>
        <w:pStyle w:val="BodyText"/>
        <w:spacing w:line="480" w:lineRule="auto"/>
      </w:pPr>
      <w:r>
        <w:t>Finally, due to data sparsity, we were unable to account for temporal change over the six decades of rodent trapping studies. Land use change and population density have changed dramatically over this period in West Africa [</w:t>
      </w:r>
      <w:del w:id="308" w:author="David Simons" w:date="2022-10-31T13:17:00Z">
        <w:r w:rsidDel="00EE19FC">
          <w:delText>53</w:delText>
        </w:r>
      </w:del>
      <w:ins w:id="309" w:author="David Simons" w:date="2022-10-31T13:17:00Z">
        <w:r w:rsidR="00EE19FC">
          <w:t>55</w:t>
        </w:r>
      </w:ins>
      <w:r>
        <w:t xml:space="preserve">]. We attempted to mitigate against this by </w:t>
      </w:r>
      <w:r>
        <w:lastRenderedPageBreak/>
        <w:t>using the median year of trapping to understand the spatial and land use biases in trapping activity. It is possible that land use and population density at trapping sites varied importantly between when rodent trapping was conducted and the conditions in 2005. Despite this limitation, the finding that trapping is biased towards high density, human dominated landscapes is unlikely to substantially change.</w:t>
      </w:r>
    </w:p>
    <w:p w14:paraId="4B5C477F" w14:textId="64326F52" w:rsidR="007D4A9A" w:rsidRDefault="007D4A9A" w:rsidP="008322F4">
      <w:pPr>
        <w:pStyle w:val="BodyText"/>
        <w:spacing w:line="480" w:lineRule="auto"/>
      </w:pPr>
      <w:r>
        <w:t>We have shown that synthesis of rodent trapping studies to supplement curated rodent distributions can counteract some of the inherent biases in these data and that they can add further contextual data to host-pathogen association data. Together this supports their inclusion in efforts to model endemic zoonotic risk and novel pathogen emergence. Contribution of rodent trapping studies as data sources can be improved by adopting reporting standards and practices consistent with Open Science, namely sharing of disaggregated datasets alongside publication [</w:t>
      </w:r>
      <w:del w:id="310" w:author="David Simons" w:date="2022-10-31T13:17:00Z">
        <w:r w:rsidDel="00EE19FC">
          <w:delText>54</w:delText>
        </w:r>
      </w:del>
      <w:ins w:id="311" w:author="David Simons" w:date="2022-10-31T13:17:00Z">
        <w:r w:rsidR="00EE19FC">
          <w:t>56</w:t>
        </w:r>
      </w:ins>
      <w:r>
        <w:t>].</w:t>
      </w:r>
    </w:p>
    <w:p w14:paraId="2E2FBA9D" w14:textId="0C1FA86F" w:rsidR="007D4A9A" w:rsidRDefault="007D4A9A" w:rsidP="008322F4">
      <w:pPr>
        <w:pStyle w:val="BodyText"/>
        <w:spacing w:line="480" w:lineRule="auto"/>
      </w:pPr>
      <w:r>
        <w:t xml:space="preserve">Future rodent trapping studies should be targeted towards regions that are currently under-studied. Further information on rodent presence and abundance across West Africa will </w:t>
      </w:r>
      <w:r w:rsidR="00934D6D">
        <w:t>aid the</w:t>
      </w:r>
      <w:r>
        <w:t xml:space="preserve"> modelling</w:t>
      </w:r>
      <w:r w:rsidR="00934D6D">
        <w:t xml:space="preserve"> of</w:t>
      </w:r>
      <w:r>
        <w:t xml:space="preserve"> changing endemic zoonosis risk and the potential for novel pathogen emergence. Sharing of disaggregated data alongside research publications should be </w:t>
      </w:r>
      <w:r w:rsidR="00934D6D">
        <w:t>promoted</w:t>
      </w:r>
      <w:r>
        <w:t xml:space="preserve"> with adoption of data standards to support </w:t>
      </w:r>
      <w:r w:rsidR="00934D6D">
        <w:t>ongoing</w:t>
      </w:r>
      <w:r>
        <w:t xml:space="preserve"> data synthesis.</w:t>
      </w:r>
      <w:r w:rsidR="00934D6D">
        <w:t xml:space="preserve"> Specifically,</w:t>
      </w:r>
      <w:r>
        <w:t xml:space="preserve"> </w:t>
      </w:r>
      <w:r w:rsidR="00934D6D">
        <w:t>i</w:t>
      </w:r>
      <w:r>
        <w:t xml:space="preserve">nclusion of exact locations of trapping sites, trapping effort and the dates at which trapping occurred would support more detailed </w:t>
      </w:r>
      <w:r w:rsidR="00934D6D">
        <w:t>inference</w:t>
      </w:r>
      <w:r>
        <w:t xml:space="preserve"> of the </w:t>
      </w:r>
      <w:proofErr w:type="spellStart"/>
      <w:r>
        <w:t>spatio</w:t>
      </w:r>
      <w:proofErr w:type="spellEnd"/>
      <w:r>
        <w:t>-temporal dynamics of host populations and the risk of endemic zoonosis spillover events. Despite these challenges we propose that rodent trapping studies can provide an important source of data to supplement curated datasets on rodent distributions to quantify the risk of endemic zoonosis spillover events and the hazard of novel pathogen emergence.</w:t>
      </w:r>
    </w:p>
    <w:p w14:paraId="41B5E158" w14:textId="12D73F20" w:rsidR="00556C7B" w:rsidRDefault="00556C7B" w:rsidP="008322F4">
      <w:pPr>
        <w:pStyle w:val="Heading1"/>
        <w:spacing w:line="480" w:lineRule="auto"/>
      </w:pPr>
      <w:r>
        <w:lastRenderedPageBreak/>
        <w:t>Author contributions</w:t>
      </w:r>
    </w:p>
    <w:p w14:paraId="0B76BB50" w14:textId="484FD43E" w:rsidR="00556C7B" w:rsidRDefault="00556C7B" w:rsidP="008322F4">
      <w:pPr>
        <w:pStyle w:val="BodyText"/>
        <w:spacing w:line="480" w:lineRule="auto"/>
      </w:pPr>
      <w:r>
        <w:t xml:space="preserve">DS – </w:t>
      </w:r>
      <w:proofErr w:type="spellStart"/>
      <w:r>
        <w:t>Conceptualisation</w:t>
      </w:r>
      <w:proofErr w:type="spellEnd"/>
      <w:r>
        <w:t>, Data Curation, Formal Analysis</w:t>
      </w:r>
      <w:r w:rsidR="001879B4">
        <w:t>, Writing</w:t>
      </w:r>
    </w:p>
    <w:p w14:paraId="398E3387" w14:textId="29E7BC67" w:rsidR="001879B4" w:rsidRDefault="001879B4" w:rsidP="008322F4">
      <w:pPr>
        <w:pStyle w:val="BodyText"/>
        <w:spacing w:line="480" w:lineRule="auto"/>
      </w:pPr>
      <w:r>
        <w:t>LAA - Data Curation, Validation, Writing – Review and Editing</w:t>
      </w:r>
    </w:p>
    <w:p w14:paraId="3A3383E0" w14:textId="37BB59E8" w:rsidR="001879B4" w:rsidRDefault="001879B4" w:rsidP="008322F4">
      <w:pPr>
        <w:pStyle w:val="BodyText"/>
        <w:spacing w:line="480" w:lineRule="auto"/>
      </w:pPr>
      <w:r>
        <w:t xml:space="preserve">KEJ – </w:t>
      </w:r>
      <w:proofErr w:type="spellStart"/>
      <w:r w:rsidR="00B62E99">
        <w:t>Conceptualisation</w:t>
      </w:r>
      <w:proofErr w:type="spellEnd"/>
      <w:r w:rsidR="00B62E99">
        <w:t xml:space="preserve">, </w:t>
      </w:r>
      <w:r>
        <w:t>Supervision, Writing – Review and Editing</w:t>
      </w:r>
    </w:p>
    <w:p w14:paraId="67E92194" w14:textId="3481621A" w:rsidR="001879B4" w:rsidRDefault="001879B4" w:rsidP="008322F4">
      <w:pPr>
        <w:pStyle w:val="BodyText"/>
        <w:spacing w:line="480" w:lineRule="auto"/>
      </w:pPr>
      <w:r>
        <w:t xml:space="preserve">DWJ </w:t>
      </w:r>
      <w:proofErr w:type="gramStart"/>
      <w:r>
        <w:t>&amp;  RK</w:t>
      </w:r>
      <w:proofErr w:type="gramEnd"/>
      <w:r>
        <w:t xml:space="preserve"> – Supervision, Funding Acquisition, Writing – Review and Editing</w:t>
      </w:r>
    </w:p>
    <w:p w14:paraId="39F1F688" w14:textId="5952AABC" w:rsidR="005D64BE" w:rsidRDefault="005D64BE" w:rsidP="008322F4">
      <w:pPr>
        <w:pStyle w:val="Heading1"/>
        <w:spacing w:line="480" w:lineRule="auto"/>
      </w:pPr>
      <w:r>
        <w:t>Data availability</w:t>
      </w:r>
    </w:p>
    <w:p w14:paraId="629D44FA" w14:textId="4361AADC" w:rsidR="005D64BE" w:rsidRDefault="005D64BE" w:rsidP="008322F4">
      <w:pPr>
        <w:pStyle w:val="BodyText"/>
        <w:spacing w:line="480" w:lineRule="auto"/>
      </w:pPr>
      <w:r>
        <w:t xml:space="preserve">All data and code to reproduce this analysis is available in an archived </w:t>
      </w:r>
      <w:proofErr w:type="spellStart"/>
      <w:r>
        <w:t>Zenodo</w:t>
      </w:r>
      <w:proofErr w:type="spellEnd"/>
      <w:r>
        <w:t xml:space="preserve"> repository</w:t>
      </w:r>
      <w:r w:rsidR="00E3462F">
        <w:t xml:space="preserve"> [32]</w:t>
      </w:r>
      <w:r>
        <w:t>.</w:t>
      </w:r>
    </w:p>
    <w:p w14:paraId="53BF1696" w14:textId="77777777" w:rsidR="00182C25" w:rsidRDefault="00182C25" w:rsidP="008322F4">
      <w:pPr>
        <w:pStyle w:val="Heading1"/>
        <w:spacing w:line="480" w:lineRule="auto"/>
      </w:pPr>
      <w:bookmarkStart w:id="312" w:name="references"/>
      <w:bookmarkStart w:id="313" w:name="supplementary"/>
      <w:bookmarkEnd w:id="215"/>
      <w:r>
        <w:t>References</w:t>
      </w:r>
    </w:p>
    <w:p w14:paraId="3FC670EA" w14:textId="77777777" w:rsidR="007D4A9A" w:rsidRDefault="007D4A9A" w:rsidP="008322F4">
      <w:pPr>
        <w:pStyle w:val="Bibliography"/>
        <w:spacing w:line="480" w:lineRule="auto"/>
      </w:pPr>
      <w:bookmarkStart w:id="314" w:name="refs"/>
      <w:bookmarkEnd w:id="312"/>
      <w:r>
        <w:t xml:space="preserve">1. </w:t>
      </w:r>
      <w:r>
        <w:tab/>
        <w:t>Bernstein AS, Ando AW, Loch-</w:t>
      </w:r>
      <w:proofErr w:type="spellStart"/>
      <w:r>
        <w:t>Temzelides</w:t>
      </w:r>
      <w:proofErr w:type="spellEnd"/>
      <w:r>
        <w:t xml:space="preserve"> T, Vale MM, Li BV, Li H, et al. The costs and benefits of primary prevention of zoonotic pandemics. Science Advances. 2022;8: eabl4183. doi:</w:t>
      </w:r>
      <w:hyperlink r:id="rId14" w:history="1">
        <w:r>
          <w:rPr>
            <w:rStyle w:val="Hyperlink"/>
            <w:u w:val="single"/>
          </w:rPr>
          <w:t>10.1126/</w:t>
        </w:r>
        <w:proofErr w:type="gramStart"/>
        <w:r>
          <w:rPr>
            <w:rStyle w:val="Hyperlink"/>
            <w:u w:val="single"/>
          </w:rPr>
          <w:t>sciadv.abl</w:t>
        </w:r>
        <w:proofErr w:type="gramEnd"/>
        <w:r>
          <w:rPr>
            <w:rStyle w:val="Hyperlink"/>
            <w:u w:val="single"/>
          </w:rPr>
          <w:t>4183</w:t>
        </w:r>
      </w:hyperlink>
    </w:p>
    <w:p w14:paraId="3AE698D3" w14:textId="77777777" w:rsidR="007D4A9A" w:rsidRDefault="007D4A9A" w:rsidP="008322F4">
      <w:pPr>
        <w:pStyle w:val="Bibliography"/>
        <w:spacing w:line="480" w:lineRule="auto"/>
      </w:pPr>
      <w:bookmarkStart w:id="315" w:name="ref-bernstein_costs_2022"/>
      <w:bookmarkEnd w:id="315"/>
      <w:r>
        <w:t xml:space="preserve">2. </w:t>
      </w:r>
      <w:r>
        <w:tab/>
        <w:t>Allen T, Murray KA, Zambrana-</w:t>
      </w:r>
      <w:proofErr w:type="spellStart"/>
      <w:r>
        <w:t>Torrelio</w:t>
      </w:r>
      <w:proofErr w:type="spellEnd"/>
      <w:r>
        <w:t xml:space="preserve"> C, Morse SS, </w:t>
      </w:r>
      <w:proofErr w:type="spellStart"/>
      <w:r>
        <w:t>Rondinini</w:t>
      </w:r>
      <w:proofErr w:type="spellEnd"/>
      <w:r>
        <w:t xml:space="preserve"> C, Di Marco M, et al. Global </w:t>
      </w:r>
      <w:proofErr w:type="gramStart"/>
      <w:r>
        <w:t>hotspots</w:t>
      </w:r>
      <w:proofErr w:type="gramEnd"/>
      <w:r>
        <w:t xml:space="preserve"> and correlates of emerging zoonotic diseases. Nature Communications. 2017;8: 1124. doi:</w:t>
      </w:r>
      <w:hyperlink r:id="rId15" w:history="1">
        <w:r>
          <w:rPr>
            <w:rStyle w:val="Hyperlink"/>
            <w:u w:val="single"/>
          </w:rPr>
          <w:t>10.1038/s41467-017-00923-8</w:t>
        </w:r>
      </w:hyperlink>
    </w:p>
    <w:p w14:paraId="3B81ABFF" w14:textId="77777777" w:rsidR="007D4A9A" w:rsidRDefault="007D4A9A" w:rsidP="008322F4">
      <w:pPr>
        <w:pStyle w:val="Bibliography"/>
        <w:spacing w:line="480" w:lineRule="auto"/>
      </w:pPr>
      <w:bookmarkStart w:id="316" w:name="ref-allen_global_2017"/>
      <w:bookmarkEnd w:id="316"/>
      <w:r>
        <w:t xml:space="preserve">3. </w:t>
      </w:r>
      <w:r>
        <w:tab/>
        <w:t xml:space="preserve">Hassell JM, </w:t>
      </w:r>
      <w:proofErr w:type="spellStart"/>
      <w:r>
        <w:t>Begon</w:t>
      </w:r>
      <w:proofErr w:type="spellEnd"/>
      <w:r>
        <w:t xml:space="preserve"> M, Ward MJ, Fèvre EM. Urbanization and disease emergence: Dynamics at the wildlife–livestock–human interface. Trends in Ecology &amp; Evolution. 2017;32: 55–67. doi:</w:t>
      </w:r>
      <w:hyperlink r:id="rId16" w:history="1">
        <w:r>
          <w:rPr>
            <w:rStyle w:val="Hyperlink"/>
            <w:u w:val="single"/>
          </w:rPr>
          <w:t>10.1016/j.tree.2016.09.012</w:t>
        </w:r>
      </w:hyperlink>
    </w:p>
    <w:p w14:paraId="78B02B34" w14:textId="77777777" w:rsidR="007D4A9A" w:rsidRDefault="007D4A9A" w:rsidP="008322F4">
      <w:pPr>
        <w:pStyle w:val="Bibliography"/>
        <w:spacing w:line="480" w:lineRule="auto"/>
      </w:pPr>
      <w:bookmarkStart w:id="317" w:name="ref-hassell_urbanization_2017"/>
      <w:bookmarkEnd w:id="317"/>
      <w:r>
        <w:lastRenderedPageBreak/>
        <w:t xml:space="preserve">4. </w:t>
      </w:r>
      <w:r>
        <w:tab/>
        <w:t>García-Peña GE, Rubio AV, Mendoza H, Fernández M, Milholland MT, Aguirre AA, et al. Land-use change and rodent-borne diseases: Hazards on the shared socioeconomic pathways. Philosophical Transactions of the Royal Society B: Biological Sciences. 2021;376: 20200362. doi:</w:t>
      </w:r>
      <w:hyperlink r:id="rId17" w:history="1">
        <w:r>
          <w:rPr>
            <w:rStyle w:val="Hyperlink"/>
            <w:u w:val="single"/>
          </w:rPr>
          <w:t>10.1098/rstb.2020.0362</w:t>
        </w:r>
      </w:hyperlink>
    </w:p>
    <w:p w14:paraId="1976545E" w14:textId="77777777" w:rsidR="007D4A9A" w:rsidRDefault="007D4A9A" w:rsidP="008322F4">
      <w:pPr>
        <w:pStyle w:val="Bibliography"/>
        <w:spacing w:line="480" w:lineRule="auto"/>
      </w:pPr>
      <w:bookmarkStart w:id="318" w:name="ref-garcia-pena_land-use_2021"/>
      <w:bookmarkEnd w:id="318"/>
      <w:r>
        <w:t xml:space="preserve">5. </w:t>
      </w:r>
      <w:r>
        <w:tab/>
        <w:t xml:space="preserve">McMahon BJ, Morand S, Gray JS. Ecosystem change and zoonoses in the </w:t>
      </w:r>
      <w:proofErr w:type="spellStart"/>
      <w:r>
        <w:t>anthropocene</w:t>
      </w:r>
      <w:proofErr w:type="spellEnd"/>
      <w:r>
        <w:t>. Zoonoses and Public Health. 2018;65: 755–765. doi:</w:t>
      </w:r>
      <w:hyperlink r:id="rId18" w:history="1">
        <w:r>
          <w:rPr>
            <w:rStyle w:val="Hyperlink"/>
            <w:u w:val="single"/>
          </w:rPr>
          <w:t>10.1111/zph.12489</w:t>
        </w:r>
      </w:hyperlink>
    </w:p>
    <w:p w14:paraId="6B8F51F8" w14:textId="77777777" w:rsidR="007D4A9A" w:rsidRDefault="007D4A9A" w:rsidP="008322F4">
      <w:pPr>
        <w:pStyle w:val="Bibliography"/>
        <w:spacing w:line="480" w:lineRule="auto"/>
      </w:pPr>
      <w:bookmarkStart w:id="319" w:name="ref-mcmahon_ecosystem_2018"/>
      <w:bookmarkEnd w:id="319"/>
      <w:r>
        <w:t xml:space="preserve">6. </w:t>
      </w:r>
      <w:r>
        <w:tab/>
        <w:t xml:space="preserve">Maudlin I, Eisler MC, Welburn SC. Neglected and endemic zoonoses. </w:t>
      </w:r>
      <w:proofErr w:type="spellStart"/>
      <w:r>
        <w:t>Philos</w:t>
      </w:r>
      <w:proofErr w:type="spellEnd"/>
      <w:r>
        <w:t xml:space="preserve"> Trans R Soc Lond B Biol Sci. 2009;364: 2777–2787. doi:</w:t>
      </w:r>
      <w:hyperlink r:id="rId19" w:history="1">
        <w:r>
          <w:rPr>
            <w:rStyle w:val="Hyperlink"/>
            <w:u w:val="single"/>
          </w:rPr>
          <w:t>10.1098/rstb.2009.0067</w:t>
        </w:r>
      </w:hyperlink>
    </w:p>
    <w:p w14:paraId="74487D4B" w14:textId="77777777" w:rsidR="007D4A9A" w:rsidRDefault="007D4A9A" w:rsidP="008322F4">
      <w:pPr>
        <w:pStyle w:val="Bibliography"/>
        <w:spacing w:line="480" w:lineRule="auto"/>
      </w:pPr>
      <w:bookmarkStart w:id="320" w:name="ref-maudlin_neglected_2009"/>
      <w:bookmarkEnd w:id="320"/>
      <w:r>
        <w:t xml:space="preserve">7. </w:t>
      </w:r>
      <w:r>
        <w:tab/>
        <w:t xml:space="preserve">Halliday JEB, Allan KJ, </w:t>
      </w:r>
      <w:proofErr w:type="spellStart"/>
      <w:r>
        <w:t>Ekwem</w:t>
      </w:r>
      <w:proofErr w:type="spellEnd"/>
      <w:r>
        <w:t xml:space="preserve"> D, Cleaveland S, </w:t>
      </w:r>
      <w:proofErr w:type="spellStart"/>
      <w:r>
        <w:t>Kazwala</w:t>
      </w:r>
      <w:proofErr w:type="spellEnd"/>
      <w:r>
        <w:t xml:space="preserve"> RR, Crump JA. Endemic zoonoses in the tropics: A public health problem hiding in plain sight. Vet Rec. 2015;176: 220–225. doi:</w:t>
      </w:r>
      <w:hyperlink r:id="rId20" w:history="1">
        <w:r>
          <w:rPr>
            <w:rStyle w:val="Hyperlink"/>
            <w:u w:val="single"/>
          </w:rPr>
          <w:t>10.1136/vr.h798</w:t>
        </w:r>
      </w:hyperlink>
    </w:p>
    <w:p w14:paraId="1BFB9D29" w14:textId="77777777" w:rsidR="007D4A9A" w:rsidRDefault="007D4A9A" w:rsidP="008322F4">
      <w:pPr>
        <w:pStyle w:val="Bibliography"/>
        <w:spacing w:line="480" w:lineRule="auto"/>
      </w:pPr>
      <w:bookmarkStart w:id="321" w:name="ref-halliday_endemic_2015"/>
      <w:bookmarkEnd w:id="321"/>
      <w:r>
        <w:t xml:space="preserve">8. </w:t>
      </w:r>
      <w:r>
        <w:tab/>
        <w:t xml:space="preserve">Molyneux D, Hallaj Z, Keusch GT, McManus DP, </w:t>
      </w:r>
      <w:proofErr w:type="spellStart"/>
      <w:r>
        <w:t>Ngowi</w:t>
      </w:r>
      <w:proofErr w:type="spellEnd"/>
      <w:r>
        <w:t xml:space="preserve"> H, Cleaveland S, et al. Zoonoses and </w:t>
      </w:r>
      <w:proofErr w:type="spellStart"/>
      <w:r>
        <w:t>marginalised</w:t>
      </w:r>
      <w:proofErr w:type="spellEnd"/>
      <w:r>
        <w:t xml:space="preserve"> infectious diseases of poverty: Where do we stand? Parasites &amp; Vectors. 2011;4: 106. doi:</w:t>
      </w:r>
      <w:hyperlink r:id="rId21" w:history="1">
        <w:r>
          <w:rPr>
            <w:rStyle w:val="Hyperlink"/>
            <w:u w:val="single"/>
          </w:rPr>
          <w:t>10.1186/1756-3305-4-106</w:t>
        </w:r>
      </w:hyperlink>
    </w:p>
    <w:p w14:paraId="1EC8EB90" w14:textId="77777777" w:rsidR="007D4A9A" w:rsidRDefault="007D4A9A" w:rsidP="008322F4">
      <w:pPr>
        <w:pStyle w:val="Bibliography"/>
        <w:spacing w:line="480" w:lineRule="auto"/>
      </w:pPr>
      <w:bookmarkStart w:id="322" w:name="ref-molyneux_zoonoses_2011"/>
      <w:bookmarkEnd w:id="322"/>
      <w:r>
        <w:t xml:space="preserve">9. </w:t>
      </w:r>
      <w:r>
        <w:tab/>
        <w:t>Judson SD, Rabinowitz PM. Zoonoses and global epidemics. Current Opinion in Infectious Diseases. 2021;34: 385–392. doi:</w:t>
      </w:r>
      <w:hyperlink r:id="rId22" w:history="1">
        <w:r>
          <w:rPr>
            <w:rStyle w:val="Hyperlink"/>
            <w:u w:val="single"/>
          </w:rPr>
          <w:t>10.1097/QCO.0000000000000749</w:t>
        </w:r>
      </w:hyperlink>
    </w:p>
    <w:p w14:paraId="1D01B999" w14:textId="77777777" w:rsidR="007D4A9A" w:rsidRDefault="007D4A9A" w:rsidP="008322F4">
      <w:pPr>
        <w:pStyle w:val="Bibliography"/>
        <w:spacing w:line="480" w:lineRule="auto"/>
      </w:pPr>
      <w:bookmarkStart w:id="323" w:name="ref-judson_zoonoses_2021"/>
      <w:bookmarkEnd w:id="323"/>
      <w:r>
        <w:t xml:space="preserve">10. </w:t>
      </w:r>
      <w:r>
        <w:tab/>
        <w:t>Han BA, Schmidt JP, Bowden SE, Drake JM. Rodent reservoirs of future zoonotic diseases. PNAS. 2015;112: 7039–7044. doi:</w:t>
      </w:r>
      <w:hyperlink r:id="rId23" w:history="1">
        <w:r>
          <w:rPr>
            <w:rStyle w:val="Hyperlink"/>
            <w:u w:val="single"/>
          </w:rPr>
          <w:t>10.1073/pnas.15</w:t>
        </w:r>
        <w:r>
          <w:rPr>
            <w:rStyle w:val="Hyperlink"/>
            <w:u w:val="single"/>
          </w:rPr>
          <w:t>0</w:t>
        </w:r>
        <w:r>
          <w:rPr>
            <w:rStyle w:val="Hyperlink"/>
            <w:u w:val="single"/>
          </w:rPr>
          <w:t>1598112</w:t>
        </w:r>
      </w:hyperlink>
    </w:p>
    <w:p w14:paraId="6639E498" w14:textId="77777777" w:rsidR="007D4A9A" w:rsidRDefault="007D4A9A" w:rsidP="008322F4">
      <w:pPr>
        <w:pStyle w:val="Bibliography"/>
        <w:spacing w:line="480" w:lineRule="auto"/>
      </w:pPr>
      <w:bookmarkStart w:id="324" w:name="ref-han_rodent_2015"/>
      <w:bookmarkEnd w:id="324"/>
      <w:r>
        <w:t xml:space="preserve">11. </w:t>
      </w:r>
      <w:r>
        <w:tab/>
        <w:t xml:space="preserve">Gibb R, Albery GF, </w:t>
      </w:r>
      <w:proofErr w:type="spellStart"/>
      <w:r>
        <w:t>Mollentze</w:t>
      </w:r>
      <w:proofErr w:type="spellEnd"/>
      <w:r>
        <w:t xml:space="preserve"> N, Eskew EA, Brierley L, Ryan SJ, et al. Mammal virus diversity estimates are unstable due to accelerating discovery effort. Biology Letters. 2021;18: 20210427. doi:</w:t>
      </w:r>
      <w:hyperlink r:id="rId24" w:history="1">
        <w:r>
          <w:rPr>
            <w:rStyle w:val="Hyperlink"/>
            <w:u w:val="single"/>
          </w:rPr>
          <w:t>10.1098/rsbl.2021.0427</w:t>
        </w:r>
      </w:hyperlink>
    </w:p>
    <w:p w14:paraId="56037608" w14:textId="77777777" w:rsidR="007D4A9A" w:rsidRDefault="007D4A9A" w:rsidP="008322F4">
      <w:pPr>
        <w:pStyle w:val="Bibliography"/>
        <w:spacing w:line="480" w:lineRule="auto"/>
      </w:pPr>
      <w:bookmarkStart w:id="325" w:name="ref-gibb_mammal_2021"/>
      <w:bookmarkEnd w:id="325"/>
      <w:r>
        <w:lastRenderedPageBreak/>
        <w:t xml:space="preserve">12. </w:t>
      </w:r>
      <w:r>
        <w:tab/>
        <w:t xml:space="preserve">Fischer C, Gayer C, Kurucz K, Riesch F, </w:t>
      </w:r>
      <w:proofErr w:type="spellStart"/>
      <w:r>
        <w:t>Tscharntke</w:t>
      </w:r>
      <w:proofErr w:type="spellEnd"/>
      <w:r>
        <w:t xml:space="preserve"> T, </w:t>
      </w:r>
      <w:proofErr w:type="spellStart"/>
      <w:r>
        <w:t>Batáry</w:t>
      </w:r>
      <w:proofErr w:type="spellEnd"/>
      <w:r>
        <w:t xml:space="preserve"> P. Ecosystem services and disservices provided by small rodents in arable fields: Effects of local and landscape management. Journal of Applied Ecology. 2018;55: 548–558. doi:</w:t>
      </w:r>
      <w:hyperlink r:id="rId25" w:history="1">
        <w:r>
          <w:rPr>
            <w:rStyle w:val="Hyperlink"/>
            <w:u w:val="single"/>
          </w:rPr>
          <w:t>10.1111/1365-2664.13016</w:t>
        </w:r>
      </w:hyperlink>
    </w:p>
    <w:p w14:paraId="5DD3F070" w14:textId="77777777" w:rsidR="007D4A9A" w:rsidRDefault="007D4A9A" w:rsidP="008322F4">
      <w:pPr>
        <w:pStyle w:val="Bibliography"/>
        <w:spacing w:line="480" w:lineRule="auto"/>
      </w:pPr>
      <w:bookmarkStart w:id="326" w:name="ref-fischer_ecosystem_2018"/>
      <w:bookmarkEnd w:id="326"/>
      <w:r>
        <w:t xml:space="preserve">13. </w:t>
      </w:r>
      <w:r>
        <w:tab/>
        <w:t xml:space="preserve">Dobson FS, Oli MK. Fast and slow life histories of rodents. Rodent societies: an ecological and evolutionary perspective. 2007; 99–105. Available: </w:t>
      </w:r>
      <w:hyperlink r:id="rId26" w:history="1">
        <w:r>
          <w:rPr>
            <w:rStyle w:val="Hyperlink"/>
            <w:u w:val="single"/>
          </w:rPr>
          <w:t>https://www.jstor.org/stable/42902037</w:t>
        </w:r>
      </w:hyperlink>
    </w:p>
    <w:p w14:paraId="26BBE93B" w14:textId="77777777" w:rsidR="007D4A9A" w:rsidRDefault="007D4A9A" w:rsidP="008322F4">
      <w:pPr>
        <w:pStyle w:val="Bibliography"/>
        <w:spacing w:line="480" w:lineRule="auto"/>
      </w:pPr>
      <w:bookmarkStart w:id="327" w:name="ref-dobson_fast_2007"/>
      <w:bookmarkEnd w:id="327"/>
      <w:r>
        <w:t xml:space="preserve">14. </w:t>
      </w:r>
      <w:r>
        <w:tab/>
        <w:t>Albery GF, Becker DJ. Fast-lived hosts and zoonotic risk. Trends in Parasitology. 2021;37: 117–129. doi:</w:t>
      </w:r>
      <w:hyperlink r:id="rId27" w:history="1">
        <w:r>
          <w:rPr>
            <w:rStyle w:val="Hyperlink"/>
            <w:u w:val="single"/>
          </w:rPr>
          <w:t>10.101</w:t>
        </w:r>
        <w:r>
          <w:rPr>
            <w:rStyle w:val="Hyperlink"/>
            <w:u w:val="single"/>
          </w:rPr>
          <w:t>6</w:t>
        </w:r>
        <w:r>
          <w:rPr>
            <w:rStyle w:val="Hyperlink"/>
            <w:u w:val="single"/>
          </w:rPr>
          <w:t>/j.pt.2020.10.012</w:t>
        </w:r>
      </w:hyperlink>
    </w:p>
    <w:p w14:paraId="11EF4F88" w14:textId="77777777" w:rsidR="007D4A9A" w:rsidRDefault="007D4A9A" w:rsidP="008322F4">
      <w:pPr>
        <w:pStyle w:val="Bibliography"/>
        <w:spacing w:line="480" w:lineRule="auto"/>
      </w:pPr>
      <w:bookmarkStart w:id="328" w:name="ref-albery_fast-lived_2021"/>
      <w:bookmarkEnd w:id="328"/>
      <w:r>
        <w:t xml:space="preserve">15. </w:t>
      </w:r>
      <w:r>
        <w:tab/>
        <w:t>Gibb R, Redding DW, Chin KQ, Donnelly CA, Blackburn TM, Newbold T, et al. Zoonotic host diversity increases in human-dominated ecosystems. Nature. 2020;584: 398–402. doi:</w:t>
      </w:r>
      <w:hyperlink r:id="rId28" w:history="1">
        <w:r>
          <w:rPr>
            <w:rStyle w:val="Hyperlink"/>
            <w:u w:val="single"/>
          </w:rPr>
          <w:t>10.1038/s41586-020-2562-8</w:t>
        </w:r>
      </w:hyperlink>
    </w:p>
    <w:p w14:paraId="24CAD8BE" w14:textId="77777777" w:rsidR="007D4A9A" w:rsidRDefault="007D4A9A" w:rsidP="008322F4">
      <w:pPr>
        <w:pStyle w:val="Bibliography"/>
        <w:spacing w:line="480" w:lineRule="auto"/>
      </w:pPr>
      <w:bookmarkStart w:id="329" w:name="ref-gibb_zoonotic_2020"/>
      <w:bookmarkEnd w:id="329"/>
      <w:r>
        <w:t xml:space="preserve">16. </w:t>
      </w:r>
      <w:r>
        <w:tab/>
        <w:t>Han BA, Kramer AM, Drake JM. Global patterns of zoonotic disease in mammals. Trends in Parasitology. 2016;32: 565–577. doi:</w:t>
      </w:r>
      <w:hyperlink r:id="rId29" w:history="1">
        <w:r>
          <w:rPr>
            <w:rStyle w:val="Hyperlink"/>
            <w:u w:val="single"/>
          </w:rPr>
          <w:t>10.1016/j.pt.2016.04.007</w:t>
        </w:r>
      </w:hyperlink>
    </w:p>
    <w:p w14:paraId="14E9BDAE" w14:textId="77777777" w:rsidR="007D4A9A" w:rsidRDefault="007D4A9A" w:rsidP="008322F4">
      <w:pPr>
        <w:pStyle w:val="Bibliography"/>
        <w:spacing w:line="480" w:lineRule="auto"/>
      </w:pPr>
      <w:bookmarkStart w:id="330" w:name="ref-han_global_2016"/>
      <w:bookmarkEnd w:id="330"/>
      <w:r>
        <w:t xml:space="preserve">17. </w:t>
      </w:r>
      <w:r>
        <w:tab/>
        <w:t xml:space="preserve">Gibb R, </w:t>
      </w:r>
      <w:proofErr w:type="spellStart"/>
      <w:r>
        <w:t>Franklinos</w:t>
      </w:r>
      <w:proofErr w:type="spellEnd"/>
      <w:r>
        <w:t xml:space="preserve"> LHV, Redding DW, Jones KE. Ecosystem perspectives are needed to manage zoonotic risks in a changing climate. BMJ. 2020;371: m3389. doi:</w:t>
      </w:r>
      <w:hyperlink r:id="rId30" w:history="1">
        <w:r>
          <w:rPr>
            <w:rStyle w:val="Hyperlink"/>
            <w:u w:val="single"/>
          </w:rPr>
          <w:t>10.1136/bmj.m3389</w:t>
        </w:r>
      </w:hyperlink>
    </w:p>
    <w:p w14:paraId="661E68B7" w14:textId="77777777" w:rsidR="007D4A9A" w:rsidRDefault="007D4A9A" w:rsidP="008322F4">
      <w:pPr>
        <w:pStyle w:val="Bibliography"/>
        <w:spacing w:line="480" w:lineRule="auto"/>
      </w:pPr>
      <w:bookmarkStart w:id="331" w:name="ref-gibb_ecosystem_2020"/>
      <w:bookmarkEnd w:id="331"/>
      <w:r>
        <w:t xml:space="preserve">18. </w:t>
      </w:r>
      <w:r>
        <w:tab/>
      </w:r>
      <w:proofErr w:type="spellStart"/>
      <w:r>
        <w:t>Boakes</w:t>
      </w:r>
      <w:proofErr w:type="spellEnd"/>
      <w:r>
        <w:t xml:space="preserve"> EH, McGowan PJK, Fuller RA, Chang-</w:t>
      </w:r>
      <w:proofErr w:type="spellStart"/>
      <w:r>
        <w:t>qing</w:t>
      </w:r>
      <w:proofErr w:type="spellEnd"/>
      <w:r>
        <w:t xml:space="preserve"> D, Clark NE, O’Connor K, et al. Distorted views of biodiversity: Spatial and temporal bias in species occurrence data. PLOS Biology. 2010;8: e1000385. doi:</w:t>
      </w:r>
      <w:hyperlink r:id="rId31" w:history="1">
        <w:r>
          <w:rPr>
            <w:rStyle w:val="Hyperlink"/>
            <w:u w:val="single"/>
          </w:rPr>
          <w:t>10.1371/journal.pbio.1000385</w:t>
        </w:r>
      </w:hyperlink>
    </w:p>
    <w:p w14:paraId="37A430A3" w14:textId="77777777" w:rsidR="007D4A9A" w:rsidRDefault="007D4A9A" w:rsidP="008322F4">
      <w:pPr>
        <w:pStyle w:val="Bibliography"/>
        <w:spacing w:line="480" w:lineRule="auto"/>
      </w:pPr>
      <w:bookmarkStart w:id="332" w:name="ref-boakes_distorted_2010"/>
      <w:bookmarkEnd w:id="332"/>
      <w:r>
        <w:t xml:space="preserve">19. </w:t>
      </w:r>
      <w:r>
        <w:tab/>
        <w:t xml:space="preserve">Bowler DE, Callaghan CT, Bhandari N, Henle K, Benjamin Barth M, </w:t>
      </w:r>
      <w:proofErr w:type="spellStart"/>
      <w:r>
        <w:t>Koppitz</w:t>
      </w:r>
      <w:proofErr w:type="spellEnd"/>
      <w:r>
        <w:t xml:space="preserve"> C, et al. Temporal trends in the spatial bias of species occurrence records. </w:t>
      </w:r>
      <w:proofErr w:type="spellStart"/>
      <w:r>
        <w:t>Ecography</w:t>
      </w:r>
      <w:proofErr w:type="spellEnd"/>
      <w:r>
        <w:t xml:space="preserve">. </w:t>
      </w:r>
      <w:proofErr w:type="gramStart"/>
      <w:r>
        <w:t>2022;n</w:t>
      </w:r>
      <w:proofErr w:type="gramEnd"/>
      <w:r>
        <w:t>/a: e06219. doi:</w:t>
      </w:r>
      <w:hyperlink r:id="rId32" w:history="1">
        <w:r>
          <w:rPr>
            <w:rStyle w:val="Hyperlink"/>
            <w:u w:val="single"/>
          </w:rPr>
          <w:t>10.1111/ecog.06219</w:t>
        </w:r>
      </w:hyperlink>
    </w:p>
    <w:p w14:paraId="30EAB63B" w14:textId="77777777" w:rsidR="007D4A9A" w:rsidRDefault="007D4A9A" w:rsidP="008322F4">
      <w:pPr>
        <w:pStyle w:val="Bibliography"/>
        <w:spacing w:line="480" w:lineRule="auto"/>
      </w:pPr>
      <w:bookmarkStart w:id="333" w:name="ref-bowler_temporal_2022"/>
      <w:bookmarkEnd w:id="333"/>
      <w:r>
        <w:lastRenderedPageBreak/>
        <w:t xml:space="preserve">20. </w:t>
      </w:r>
      <w:r>
        <w:tab/>
        <w:t xml:space="preserve">Beck J, </w:t>
      </w:r>
      <w:proofErr w:type="spellStart"/>
      <w:r>
        <w:t>Böller</w:t>
      </w:r>
      <w:proofErr w:type="spellEnd"/>
      <w:r>
        <w:t xml:space="preserve"> M, Erhardt A, </w:t>
      </w:r>
      <w:proofErr w:type="spellStart"/>
      <w:r>
        <w:t>Schwanghart</w:t>
      </w:r>
      <w:proofErr w:type="spellEnd"/>
      <w:r>
        <w:t xml:space="preserve"> W. Spatial bias in the GBIF database and its effect on modeling species’ geographic distributions. Ecological Informatics. 2014;19: 10–15. doi:</w:t>
      </w:r>
      <w:hyperlink r:id="rId33" w:history="1">
        <w:r>
          <w:rPr>
            <w:rStyle w:val="Hyperlink"/>
            <w:u w:val="single"/>
          </w:rPr>
          <w:t>10.1016/j.ecoinf.2013.11.002</w:t>
        </w:r>
      </w:hyperlink>
    </w:p>
    <w:p w14:paraId="375DC72E" w14:textId="77777777" w:rsidR="007D4A9A" w:rsidRDefault="007D4A9A" w:rsidP="008322F4">
      <w:pPr>
        <w:pStyle w:val="Bibliography"/>
        <w:spacing w:line="480" w:lineRule="auto"/>
      </w:pPr>
      <w:bookmarkStart w:id="334" w:name="ref-beck_spatial_2014"/>
      <w:bookmarkEnd w:id="334"/>
      <w:r>
        <w:t xml:space="preserve">21. </w:t>
      </w:r>
      <w:r>
        <w:tab/>
        <w:t xml:space="preserve">Plowright RK, Becker DJ, McCallum H, Manlove KR. Sampling to elucidate the dynamics of infections in reservoir hosts. </w:t>
      </w:r>
      <w:proofErr w:type="spellStart"/>
      <w:r>
        <w:t>Philos</w:t>
      </w:r>
      <w:proofErr w:type="spellEnd"/>
      <w:r>
        <w:t xml:space="preserve"> Trans R Soc Lond B Biol Sci. 2019;374: 20180336. doi:</w:t>
      </w:r>
      <w:hyperlink r:id="rId34" w:history="1">
        <w:r>
          <w:rPr>
            <w:rStyle w:val="Hyperlink"/>
            <w:u w:val="single"/>
          </w:rPr>
          <w:t>10.1098/rstb.2018.0336</w:t>
        </w:r>
      </w:hyperlink>
    </w:p>
    <w:p w14:paraId="23AF1012" w14:textId="77777777" w:rsidR="007D4A9A" w:rsidRDefault="007D4A9A" w:rsidP="008322F4">
      <w:pPr>
        <w:pStyle w:val="Bibliography"/>
        <w:spacing w:line="480" w:lineRule="auto"/>
      </w:pPr>
      <w:bookmarkStart w:id="335" w:name="ref-plowright_sampling_2019"/>
      <w:bookmarkEnd w:id="335"/>
      <w:r>
        <w:t xml:space="preserve">22. </w:t>
      </w:r>
      <w:r>
        <w:tab/>
        <w:t xml:space="preserve">Carlson CJ, Farrell MJ, Grange Z, Han BA, </w:t>
      </w:r>
      <w:proofErr w:type="spellStart"/>
      <w:r>
        <w:t>Mollentze</w:t>
      </w:r>
      <w:proofErr w:type="spellEnd"/>
      <w:r>
        <w:t xml:space="preserve"> N, Phelan AL, et al. The future of zoonotic risk prediction. Philosophical Transactions of the Royal Society B: Biological Sciences. 2021;376: 20200358. doi:</w:t>
      </w:r>
      <w:hyperlink r:id="rId35" w:history="1">
        <w:r>
          <w:rPr>
            <w:rStyle w:val="Hyperlink"/>
            <w:u w:val="single"/>
          </w:rPr>
          <w:t>10.1098/rstb.2020.0358</w:t>
        </w:r>
      </w:hyperlink>
    </w:p>
    <w:p w14:paraId="0E084CA6" w14:textId="77777777" w:rsidR="007D4A9A" w:rsidRDefault="007D4A9A" w:rsidP="008322F4">
      <w:pPr>
        <w:pStyle w:val="Bibliography"/>
        <w:spacing w:line="480" w:lineRule="auto"/>
      </w:pPr>
      <w:bookmarkStart w:id="336" w:name="ref-carlson_future_2021"/>
      <w:bookmarkEnd w:id="336"/>
      <w:r>
        <w:t xml:space="preserve">23. </w:t>
      </w:r>
      <w:r>
        <w:tab/>
        <w:t xml:space="preserve">Wille M, Geoghegan JL, Holmes EC. How accurately can we assess zoonotic risk? Dobson AP, editor. </w:t>
      </w:r>
      <w:proofErr w:type="spellStart"/>
      <w:r>
        <w:t>PLoS</w:t>
      </w:r>
      <w:proofErr w:type="spellEnd"/>
      <w:r>
        <w:t xml:space="preserve"> Biol. 2021;19: e3001135. doi:</w:t>
      </w:r>
      <w:hyperlink r:id="rId36" w:history="1">
        <w:r>
          <w:rPr>
            <w:rStyle w:val="Hyperlink"/>
            <w:u w:val="single"/>
          </w:rPr>
          <w:t>10.1371/journal.pbio.3001135</w:t>
        </w:r>
      </w:hyperlink>
    </w:p>
    <w:p w14:paraId="6F712211" w14:textId="77777777" w:rsidR="007D4A9A" w:rsidRDefault="007D4A9A" w:rsidP="008322F4">
      <w:pPr>
        <w:pStyle w:val="Bibliography"/>
        <w:spacing w:line="480" w:lineRule="auto"/>
      </w:pPr>
      <w:bookmarkStart w:id="337" w:name="ref-wille_how_2021"/>
      <w:bookmarkEnd w:id="337"/>
      <w:r>
        <w:t xml:space="preserve">24. </w:t>
      </w:r>
      <w:r>
        <w:tab/>
        <w:t xml:space="preserve">Redding DW, Lucas TCD, Blackburn TM, Jones KE. Evaluating </w:t>
      </w:r>
      <w:proofErr w:type="spellStart"/>
      <w:r>
        <w:t>bayesian</w:t>
      </w:r>
      <w:proofErr w:type="spellEnd"/>
      <w:r>
        <w:t xml:space="preserve"> spatial methods for modelling species distributions with clumped and restricted occurrence data. PLOS ONE. 2017;12: e0187602. doi:</w:t>
      </w:r>
      <w:hyperlink r:id="rId37" w:history="1">
        <w:r>
          <w:rPr>
            <w:rStyle w:val="Hyperlink"/>
            <w:u w:val="single"/>
          </w:rPr>
          <w:t>10.1371/journal.pone.0187602</w:t>
        </w:r>
      </w:hyperlink>
    </w:p>
    <w:p w14:paraId="6234D4FE" w14:textId="77777777" w:rsidR="007D4A9A" w:rsidRDefault="007D4A9A" w:rsidP="008322F4">
      <w:pPr>
        <w:pStyle w:val="Bibliography"/>
        <w:spacing w:line="480" w:lineRule="auto"/>
      </w:pPr>
      <w:bookmarkStart w:id="338" w:name="ref-redding_evaluating_2017"/>
      <w:bookmarkEnd w:id="338"/>
      <w:r>
        <w:t xml:space="preserve">25. </w:t>
      </w:r>
      <w:r>
        <w:tab/>
        <w:t xml:space="preserve">Grace D, Mutua F, </w:t>
      </w:r>
      <w:proofErr w:type="spellStart"/>
      <w:r>
        <w:t>Ochungo</w:t>
      </w:r>
      <w:proofErr w:type="spellEnd"/>
      <w:r>
        <w:t xml:space="preserve"> P, Kruska R, Jones K, Brierley L, et al. Mapping of poverty and likely zoonoses hotspots. 2012. </w:t>
      </w:r>
    </w:p>
    <w:p w14:paraId="1FDC06FE" w14:textId="77777777" w:rsidR="007D4A9A" w:rsidRDefault="007D4A9A" w:rsidP="008322F4">
      <w:pPr>
        <w:pStyle w:val="Bibliography"/>
        <w:spacing w:line="480" w:lineRule="auto"/>
      </w:pPr>
      <w:bookmarkStart w:id="339" w:name="ref-grace_mapping_2012"/>
      <w:bookmarkEnd w:id="339"/>
      <w:r>
        <w:t xml:space="preserve">26. </w:t>
      </w:r>
      <w:r>
        <w:tab/>
      </w:r>
      <w:proofErr w:type="spellStart"/>
      <w:r>
        <w:t>Meerburg</w:t>
      </w:r>
      <w:proofErr w:type="spellEnd"/>
      <w:r>
        <w:t xml:space="preserve"> B, Singleton G, </w:t>
      </w:r>
      <w:proofErr w:type="spellStart"/>
      <w:r>
        <w:t>Kijlstra</w:t>
      </w:r>
      <w:proofErr w:type="spellEnd"/>
      <w:r>
        <w:t xml:space="preserve"> A. Rodent-borne </w:t>
      </w:r>
      <w:proofErr w:type="gramStart"/>
      <w:r>
        <w:t>diseases</w:t>
      </w:r>
      <w:proofErr w:type="gramEnd"/>
      <w:r>
        <w:t xml:space="preserve"> and their risks for public health. Critical reviews in microbiology. 2009;35: 221–70. doi:</w:t>
      </w:r>
      <w:hyperlink r:id="rId38" w:history="1">
        <w:r>
          <w:rPr>
            <w:rStyle w:val="Hyperlink"/>
            <w:u w:val="single"/>
          </w:rPr>
          <w:t>10.1080/10408410902989837</w:t>
        </w:r>
      </w:hyperlink>
    </w:p>
    <w:p w14:paraId="5704F545" w14:textId="77777777" w:rsidR="007D4A9A" w:rsidRDefault="007D4A9A" w:rsidP="008322F4">
      <w:pPr>
        <w:pStyle w:val="Bibliography"/>
        <w:spacing w:line="480" w:lineRule="auto"/>
      </w:pPr>
      <w:bookmarkStart w:id="340" w:name="ref-meerburg_rodent-borne_2009"/>
      <w:bookmarkEnd w:id="340"/>
      <w:r>
        <w:t xml:space="preserve">27. </w:t>
      </w:r>
      <w:r>
        <w:tab/>
        <w:t xml:space="preserve">Galeh TM, Sarvi S, Montazeri M, </w:t>
      </w:r>
      <w:proofErr w:type="spellStart"/>
      <w:r>
        <w:t>Moosazadeh</w:t>
      </w:r>
      <w:proofErr w:type="spellEnd"/>
      <w:r>
        <w:t xml:space="preserve"> M, </w:t>
      </w:r>
      <w:proofErr w:type="spellStart"/>
      <w:r>
        <w:t>Nakhaei</w:t>
      </w:r>
      <w:proofErr w:type="spellEnd"/>
      <w:r>
        <w:t xml:space="preserve"> M, </w:t>
      </w:r>
      <w:proofErr w:type="spellStart"/>
      <w:r>
        <w:t>Shariatzadeh</w:t>
      </w:r>
      <w:proofErr w:type="spellEnd"/>
      <w:r>
        <w:t xml:space="preserve"> SA, et al. Global status of toxoplasma gondii seroprevalence in rodents: A systematic review and meta-analysis. </w:t>
      </w:r>
      <w:r>
        <w:lastRenderedPageBreak/>
        <w:t xml:space="preserve">Frontiers in Veterinary Science. 2020;7. Available: </w:t>
      </w:r>
      <w:hyperlink r:id="rId39" w:history="1">
        <w:r>
          <w:rPr>
            <w:rStyle w:val="Hyperlink"/>
            <w:u w:val="single"/>
          </w:rPr>
          <w:t>https://www.frontiersin.org/article/10.3389/fvets.2020.00461</w:t>
        </w:r>
      </w:hyperlink>
    </w:p>
    <w:p w14:paraId="74423E57" w14:textId="77777777" w:rsidR="007D4A9A" w:rsidRDefault="007D4A9A" w:rsidP="008322F4">
      <w:pPr>
        <w:pStyle w:val="Bibliography"/>
        <w:spacing w:line="480" w:lineRule="auto"/>
      </w:pPr>
      <w:bookmarkStart w:id="341" w:name="ref-galeh_global_2020"/>
      <w:bookmarkEnd w:id="341"/>
      <w:r>
        <w:t xml:space="preserve">28. </w:t>
      </w:r>
      <w:r>
        <w:tab/>
      </w:r>
      <w:proofErr w:type="spellStart"/>
      <w:r>
        <w:t>Bovendorp</w:t>
      </w:r>
      <w:proofErr w:type="spellEnd"/>
      <w:r>
        <w:t xml:space="preserve"> RS, </w:t>
      </w:r>
      <w:proofErr w:type="spellStart"/>
      <w:r>
        <w:t>MCCleery</w:t>
      </w:r>
      <w:proofErr w:type="spellEnd"/>
      <w:r>
        <w:t xml:space="preserve"> RA, Galetti M. </w:t>
      </w:r>
      <w:proofErr w:type="spellStart"/>
      <w:r>
        <w:t>Optimising</w:t>
      </w:r>
      <w:proofErr w:type="spellEnd"/>
      <w:r>
        <w:t xml:space="preserve"> sampling methods for small mammal communities in neotropical rainforests. Mammal Review. 2017;47: 148–158. doi:</w:t>
      </w:r>
      <w:hyperlink r:id="rId40" w:history="1">
        <w:r>
          <w:rPr>
            <w:rStyle w:val="Hyperlink"/>
            <w:u w:val="single"/>
          </w:rPr>
          <w:t>10.1111/mam.12088</w:t>
        </w:r>
      </w:hyperlink>
    </w:p>
    <w:p w14:paraId="2C5E8D7D" w14:textId="77777777" w:rsidR="007D4A9A" w:rsidRDefault="007D4A9A" w:rsidP="008322F4">
      <w:pPr>
        <w:pStyle w:val="Bibliography"/>
        <w:spacing w:line="480" w:lineRule="auto"/>
      </w:pPr>
      <w:bookmarkStart w:id="342" w:name="ref-bovendorp_optimising_2017"/>
      <w:bookmarkEnd w:id="342"/>
      <w:r>
        <w:t xml:space="preserve">29. </w:t>
      </w:r>
      <w:r>
        <w:tab/>
        <w:t xml:space="preserve">Fichet-Calvet E, </w:t>
      </w:r>
      <w:proofErr w:type="spellStart"/>
      <w:r>
        <w:t>Lecompte</w:t>
      </w:r>
      <w:proofErr w:type="spellEnd"/>
      <w:r>
        <w:t xml:space="preserve"> E, </w:t>
      </w:r>
      <w:proofErr w:type="spellStart"/>
      <w:r>
        <w:t>Veyrunes</w:t>
      </w:r>
      <w:proofErr w:type="spellEnd"/>
      <w:r>
        <w:t xml:space="preserve"> F, Barrière P, Nicolas V, </w:t>
      </w:r>
      <w:proofErr w:type="spellStart"/>
      <w:r>
        <w:t>Koulémou</w:t>
      </w:r>
      <w:proofErr w:type="spellEnd"/>
      <w:r>
        <w:t xml:space="preserve"> K. </w:t>
      </w:r>
      <w:proofErr w:type="gramStart"/>
      <w:r>
        <w:t>Diversity</w:t>
      </w:r>
      <w:proofErr w:type="gramEnd"/>
      <w:r>
        <w:t xml:space="preserve"> and dynamics in a community of small mammals in coastal guinea, west </w:t>
      </w:r>
      <w:proofErr w:type="spellStart"/>
      <w:r>
        <w:t>africa</w:t>
      </w:r>
      <w:proofErr w:type="spellEnd"/>
      <w:r>
        <w:t xml:space="preserve">. Belgian Journal of Zoology. 2009;139: 93–102. Available: </w:t>
      </w:r>
      <w:hyperlink r:id="rId41" w:history="1">
        <w:r>
          <w:rPr>
            <w:rStyle w:val="Hyperlink"/>
            <w:u w:val="single"/>
          </w:rPr>
          <w:t>http://www.vliz.be/nl/open-marien-archief?module=ref&amp;refid=204614</w:t>
        </w:r>
      </w:hyperlink>
    </w:p>
    <w:p w14:paraId="4266ADE1" w14:textId="77777777" w:rsidR="007D4A9A" w:rsidRDefault="007D4A9A" w:rsidP="008322F4">
      <w:pPr>
        <w:pStyle w:val="Bibliography"/>
        <w:spacing w:line="480" w:lineRule="auto"/>
      </w:pPr>
      <w:bookmarkStart w:id="343" w:name="ref-fichet-calvet_diversity_2009"/>
      <w:bookmarkEnd w:id="343"/>
      <w:r>
        <w:t xml:space="preserve">30. </w:t>
      </w:r>
      <w:r>
        <w:tab/>
        <w:t xml:space="preserve">Catalano S, Leger E, Fall CB, Borlase A, Diop SD, Berger D, et al. </w:t>
      </w:r>
      <w:proofErr w:type="spellStart"/>
      <w:r>
        <w:t>Multihost</w:t>
      </w:r>
      <w:proofErr w:type="spellEnd"/>
      <w:r>
        <w:t xml:space="preserve"> transmission of </w:t>
      </w:r>
      <w:proofErr w:type="spellStart"/>
      <w:r>
        <w:t>schistosoma</w:t>
      </w:r>
      <w:proofErr w:type="spellEnd"/>
      <w:r>
        <w:t xml:space="preserve"> </w:t>
      </w:r>
      <w:proofErr w:type="spellStart"/>
      <w:r>
        <w:t>mansoni</w:t>
      </w:r>
      <w:proofErr w:type="spellEnd"/>
      <w:r>
        <w:t xml:space="preserve"> in </w:t>
      </w:r>
      <w:proofErr w:type="spellStart"/>
      <w:r>
        <w:t>senegal</w:t>
      </w:r>
      <w:proofErr w:type="spellEnd"/>
      <w:r>
        <w:t>, 2015-2018. Emerging Infectious Diseases. 2020;26: 1234–1242. doi:</w:t>
      </w:r>
      <w:hyperlink r:id="rId42" w:history="1">
        <w:r>
          <w:rPr>
            <w:rStyle w:val="Hyperlink"/>
            <w:u w:val="single"/>
          </w:rPr>
          <w:t>10.3201/eid2606.200107</w:t>
        </w:r>
      </w:hyperlink>
    </w:p>
    <w:p w14:paraId="782976CA" w14:textId="77777777" w:rsidR="007D4A9A" w:rsidRDefault="007D4A9A" w:rsidP="008322F4">
      <w:pPr>
        <w:pStyle w:val="Bibliography"/>
        <w:spacing w:line="480" w:lineRule="auto"/>
      </w:pPr>
      <w:bookmarkStart w:id="344" w:name="ref-catalano_multihost_2020"/>
      <w:bookmarkEnd w:id="344"/>
      <w:r>
        <w:t xml:space="preserve">31. </w:t>
      </w:r>
      <w:r>
        <w:tab/>
        <w:t xml:space="preserve">USAID. One health surveillance. PREDICT project. 2021 [cited 27 Sep 2021]. Available: </w:t>
      </w:r>
      <w:hyperlink r:id="rId43" w:history="1">
        <w:r>
          <w:rPr>
            <w:rStyle w:val="Hyperlink"/>
            <w:u w:val="single"/>
          </w:rPr>
          <w:t>https://p2.predict.global/surveillance</w:t>
        </w:r>
      </w:hyperlink>
    </w:p>
    <w:p w14:paraId="69BF0C5B" w14:textId="77777777" w:rsidR="007D4A9A" w:rsidRDefault="007D4A9A" w:rsidP="008322F4">
      <w:pPr>
        <w:pStyle w:val="Bibliography"/>
        <w:spacing w:line="480" w:lineRule="auto"/>
      </w:pPr>
      <w:bookmarkStart w:id="345" w:name="ref-usaid_one_2021"/>
      <w:bookmarkEnd w:id="345"/>
      <w:r>
        <w:t xml:space="preserve">32. </w:t>
      </w:r>
      <w:r>
        <w:tab/>
        <w:t>Simons D. DidDrog11/</w:t>
      </w:r>
      <w:proofErr w:type="spellStart"/>
      <w:r>
        <w:t>scoping_review</w:t>
      </w:r>
      <w:proofErr w:type="spellEnd"/>
      <w:r>
        <w:t xml:space="preserve">: Repository to accompany submission. </w:t>
      </w:r>
      <w:proofErr w:type="spellStart"/>
      <w:r>
        <w:t>Zenodo</w:t>
      </w:r>
      <w:proofErr w:type="spellEnd"/>
      <w:r>
        <w:t>; 2022. doi:</w:t>
      </w:r>
      <w:hyperlink r:id="rId44" w:history="1">
        <w:r>
          <w:rPr>
            <w:rStyle w:val="Hyperlink"/>
            <w:u w:val="single"/>
          </w:rPr>
          <w:t>10.5281/zenodo.7022637</w:t>
        </w:r>
      </w:hyperlink>
    </w:p>
    <w:p w14:paraId="6149EB54" w14:textId="77777777" w:rsidR="007D4A9A" w:rsidRDefault="007D4A9A" w:rsidP="008322F4">
      <w:pPr>
        <w:pStyle w:val="Bibliography"/>
        <w:spacing w:line="480" w:lineRule="auto"/>
      </w:pPr>
      <w:bookmarkStart w:id="346" w:name="ref-david_simons_2022_7022637"/>
      <w:bookmarkStart w:id="347" w:name="X4ad3225a564d4f76874e3f84777f65ba4ca1610"/>
      <w:bookmarkEnd w:id="346"/>
      <w:r>
        <w:t xml:space="preserve">33. </w:t>
      </w:r>
      <w:r>
        <w:tab/>
        <w:t xml:space="preserve">GBIF: The Global Biodiversity Information Facility. The global biodiversity information facility. 2021 [cited 25 Apr 2021]. Available: </w:t>
      </w:r>
      <w:hyperlink r:id="rId45" w:history="1">
        <w:r>
          <w:rPr>
            <w:rStyle w:val="Hyperlink"/>
            <w:u w:val="single"/>
          </w:rPr>
          <w:t>https://www.gbif.org/</w:t>
        </w:r>
      </w:hyperlink>
    </w:p>
    <w:p w14:paraId="6BD5E169" w14:textId="77777777" w:rsidR="007D4A9A" w:rsidRDefault="007D4A9A" w:rsidP="008322F4">
      <w:pPr>
        <w:pStyle w:val="Bibliography"/>
        <w:spacing w:line="480" w:lineRule="auto"/>
      </w:pPr>
      <w:bookmarkStart w:id="348" w:name="Xfeed66da6847a91f282d9b6afd7953d3ece3507"/>
      <w:bookmarkEnd w:id="347"/>
      <w:r>
        <w:t xml:space="preserve">34. </w:t>
      </w:r>
      <w:r>
        <w:tab/>
        <w:t xml:space="preserve">National Geospatial-Intelligence Agency. NGA: GNS home. [cited 22 Mar 2021]. Available: </w:t>
      </w:r>
      <w:hyperlink r:id="rId46" w:history="1">
        <w:r>
          <w:rPr>
            <w:rStyle w:val="Hyperlink"/>
            <w:u w:val="single"/>
          </w:rPr>
          <w:t>https://geonames.nga.mil/gns/html/</w:t>
        </w:r>
      </w:hyperlink>
    </w:p>
    <w:bookmarkEnd w:id="348"/>
    <w:p w14:paraId="2D86243D" w14:textId="08B7A258" w:rsidR="00EE19FC" w:rsidRDefault="00EE19FC" w:rsidP="008322F4">
      <w:pPr>
        <w:pStyle w:val="Bibliography"/>
        <w:spacing w:line="480" w:lineRule="auto"/>
        <w:rPr>
          <w:ins w:id="349" w:author="David Simons" w:date="2022-10-31T13:17:00Z"/>
        </w:rPr>
      </w:pPr>
      <w:ins w:id="350" w:author="David Simons" w:date="2022-10-31T13:17:00Z">
        <w:r>
          <w:lastRenderedPageBreak/>
          <w:t>35.</w:t>
        </w:r>
        <w:r>
          <w:tab/>
          <w:t>CDC</w:t>
        </w:r>
      </w:ins>
      <w:ins w:id="351" w:author="David Simons" w:date="2022-10-31T13:22:00Z">
        <w:r w:rsidR="00FB4963">
          <w:t xml:space="preserve">. </w:t>
        </w:r>
      </w:ins>
      <w:ins w:id="352" w:author="David Simons" w:date="2022-10-31T13:23:00Z">
        <w:r w:rsidR="00FB4963">
          <w:t xml:space="preserve">Emerging and Zoonotic Infectious Disease Laws. 2022 [cited 31 Oct 2022]. Available: </w:t>
        </w:r>
        <w:r w:rsidR="00FB4963" w:rsidRPr="00FB4963">
          <w:t>https://www.cdc.gov/phlp/publications/topic/zoonotic.html</w:t>
        </w:r>
      </w:ins>
    </w:p>
    <w:p w14:paraId="07356891" w14:textId="0071B0C7" w:rsidR="007D4A9A" w:rsidRDefault="007D4A9A" w:rsidP="008322F4">
      <w:pPr>
        <w:pStyle w:val="Bibliography"/>
        <w:spacing w:line="480" w:lineRule="auto"/>
      </w:pPr>
      <w:del w:id="353" w:author="David Simons" w:date="2022-10-31T13:17:00Z">
        <w:r w:rsidDel="00EE19FC">
          <w:delText>35</w:delText>
        </w:r>
      </w:del>
      <w:ins w:id="354" w:author="David Simons" w:date="2022-10-31T13:17:00Z">
        <w:r w:rsidR="00EE19FC">
          <w:t>3</w:t>
        </w:r>
        <w:r w:rsidR="00EE19FC">
          <w:t>6</w:t>
        </w:r>
      </w:ins>
      <w:r>
        <w:t xml:space="preserve">. </w:t>
      </w:r>
      <w:r>
        <w:tab/>
      </w:r>
      <w:proofErr w:type="spellStart"/>
      <w:r>
        <w:t>Pebesma</w:t>
      </w:r>
      <w:proofErr w:type="spellEnd"/>
      <w:r>
        <w:t xml:space="preserve"> E. Simple features for r: Standardized support for spatial vector data. The R Journal. 2018;10: 439–446. Available: </w:t>
      </w:r>
      <w:hyperlink r:id="rId47" w:history="1">
        <w:r>
          <w:rPr>
            <w:rStyle w:val="Hyperlink"/>
            <w:u w:val="single"/>
          </w:rPr>
          <w:t>https://journal.r-project.org/archive/2018/RJ-2018-009/index.html</w:t>
        </w:r>
      </w:hyperlink>
    </w:p>
    <w:p w14:paraId="26F93A0D" w14:textId="0A17AC30" w:rsidR="007D4A9A" w:rsidRDefault="007D4A9A" w:rsidP="008322F4">
      <w:pPr>
        <w:pStyle w:val="Bibliography"/>
        <w:spacing w:line="480" w:lineRule="auto"/>
      </w:pPr>
      <w:bookmarkStart w:id="355" w:name="ref-pebesma_simple_2018"/>
      <w:bookmarkEnd w:id="355"/>
      <w:del w:id="356" w:author="David Simons" w:date="2022-10-31T13:17:00Z">
        <w:r w:rsidDel="00EE19FC">
          <w:delText>36</w:delText>
        </w:r>
      </w:del>
      <w:ins w:id="357" w:author="David Simons" w:date="2022-10-31T13:17:00Z">
        <w:r w:rsidR="00EE19FC">
          <w:t>37</w:t>
        </w:r>
      </w:ins>
      <w:r>
        <w:t xml:space="preserve">. </w:t>
      </w:r>
      <w:r>
        <w:tab/>
        <w:t xml:space="preserve">R Core Team. R: A language and environment for statistical computing. Vienna, Austria: R Foundation for Statistical Computing; 2020. Available: </w:t>
      </w:r>
      <w:hyperlink r:id="rId48" w:history="1">
        <w:r>
          <w:rPr>
            <w:rStyle w:val="Hyperlink"/>
            <w:u w:val="single"/>
          </w:rPr>
          <w:t>https://www.R-project.org/</w:t>
        </w:r>
      </w:hyperlink>
    </w:p>
    <w:p w14:paraId="4234C11D" w14:textId="0D441B89" w:rsidR="007D4A9A" w:rsidRDefault="007D4A9A" w:rsidP="008322F4">
      <w:pPr>
        <w:pStyle w:val="Bibliography"/>
        <w:spacing w:line="480" w:lineRule="auto"/>
      </w:pPr>
      <w:bookmarkStart w:id="358" w:name="ref-r_core_team_r_2020"/>
      <w:bookmarkStart w:id="359" w:name="X636eda2432e691d385912bdf308f9075f94491d"/>
      <w:bookmarkEnd w:id="358"/>
      <w:del w:id="360" w:author="David Simons" w:date="2022-10-31T13:17:00Z">
        <w:r w:rsidDel="00EE19FC">
          <w:delText>37</w:delText>
        </w:r>
      </w:del>
      <w:ins w:id="361" w:author="David Simons" w:date="2022-10-31T13:17:00Z">
        <w:r w:rsidR="00EE19FC">
          <w:t>38</w:t>
        </w:r>
      </w:ins>
      <w:r>
        <w:t xml:space="preserve">. </w:t>
      </w:r>
      <w:r>
        <w:tab/>
        <w:t xml:space="preserve">Database of Global Administrative Areas. GADM. 2022 [cited 25 Apr 2021]. Available: </w:t>
      </w:r>
      <w:hyperlink r:id="rId49" w:history="1">
        <w:r>
          <w:rPr>
            <w:rStyle w:val="Hyperlink"/>
            <w:u w:val="single"/>
          </w:rPr>
          <w:t>https://gadm.org/index.html</w:t>
        </w:r>
      </w:hyperlink>
    </w:p>
    <w:p w14:paraId="7CE15ECE" w14:textId="5727658B" w:rsidR="007D4A9A" w:rsidRDefault="007D4A9A" w:rsidP="008322F4">
      <w:pPr>
        <w:pStyle w:val="Bibliography"/>
        <w:spacing w:line="480" w:lineRule="auto"/>
      </w:pPr>
      <w:bookmarkStart w:id="362" w:name="Xba8cd2ed4735410d153840ad4e02e0d20c8e225"/>
      <w:bookmarkEnd w:id="359"/>
      <w:del w:id="363" w:author="David Simons" w:date="2022-10-31T13:17:00Z">
        <w:r w:rsidDel="00EE19FC">
          <w:delText>38</w:delText>
        </w:r>
      </w:del>
      <w:ins w:id="364" w:author="David Simons" w:date="2022-10-31T13:17:00Z">
        <w:r w:rsidR="00EE19FC">
          <w:t>39</w:t>
        </w:r>
      </w:ins>
      <w:r>
        <w:t xml:space="preserve">. </w:t>
      </w:r>
      <w:r>
        <w:tab/>
        <w:t>Socioeconomic Data and Applications Center. Gridded population of the world (GPW), v</w:t>
      </w:r>
      <w:proofErr w:type="gramStart"/>
      <w:r>
        <w:t>4  SEDAC</w:t>
      </w:r>
      <w:proofErr w:type="gramEnd"/>
      <w:r>
        <w:t xml:space="preserve">. 2021 [cited 4 Feb 2021]. Available: </w:t>
      </w:r>
      <w:hyperlink r:id="rId50" w:history="1">
        <w:r>
          <w:rPr>
            <w:rStyle w:val="Hyperlink"/>
            <w:u w:val="single"/>
          </w:rPr>
          <w:t>https://sedac.ciesin.columbia.edu/data/collection/gpw-v4</w:t>
        </w:r>
      </w:hyperlink>
    </w:p>
    <w:p w14:paraId="6CFF0CE7" w14:textId="6FB8023E" w:rsidR="007D4A9A" w:rsidRDefault="007D4A9A" w:rsidP="008322F4">
      <w:pPr>
        <w:pStyle w:val="Bibliography"/>
        <w:spacing w:line="480" w:lineRule="auto"/>
      </w:pPr>
      <w:bookmarkStart w:id="365" w:name="X9d01f9436b575be6ebed40d4544330aba86cfd6"/>
      <w:bookmarkEnd w:id="362"/>
      <w:del w:id="366" w:author="David Simons" w:date="2022-10-31T13:18:00Z">
        <w:r w:rsidDel="00EE19FC">
          <w:delText>39</w:delText>
        </w:r>
      </w:del>
      <w:ins w:id="367" w:author="David Simons" w:date="2022-10-31T13:18:00Z">
        <w:r w:rsidR="00EE19FC">
          <w:t>40</w:t>
        </w:r>
      </w:ins>
      <w:r>
        <w:t xml:space="preserve">. </w:t>
      </w:r>
      <w:r>
        <w:tab/>
        <w:t xml:space="preserve">European Space Agency Climate Change Initiative. Land cover classification gridded maps from 1992 to present derived from satellite observations. 2022 [cited 3 Mar 2022]. Available: </w:t>
      </w:r>
      <w:hyperlink r:id="rId51" w:anchor="!/dataset/satellite-land-cover?tab=overview" w:history="1">
        <w:r>
          <w:rPr>
            <w:rStyle w:val="Hyperlink"/>
            <w:u w:val="single"/>
          </w:rPr>
          <w:t>https://cds.climate.copernicus.eu/cdsapp#!/dataset/satellite-land-cover?tab=overview</w:t>
        </w:r>
      </w:hyperlink>
    </w:p>
    <w:bookmarkEnd w:id="365"/>
    <w:p w14:paraId="0F9EF4BB" w14:textId="4917D04C" w:rsidR="007D4A9A" w:rsidRDefault="007D4A9A" w:rsidP="008322F4">
      <w:pPr>
        <w:pStyle w:val="Bibliography"/>
        <w:spacing w:line="480" w:lineRule="auto"/>
        <w:rPr>
          <w:ins w:id="368" w:author="David Simons" w:date="2022-10-31T13:18:00Z"/>
          <w:rStyle w:val="Hyperlink"/>
          <w:u w:val="single"/>
        </w:rPr>
      </w:pPr>
      <w:del w:id="369" w:author="David Simons" w:date="2022-10-31T13:18:00Z">
        <w:r w:rsidDel="00EE19FC">
          <w:delText>40</w:delText>
        </w:r>
      </w:del>
      <w:ins w:id="370" w:author="David Simons" w:date="2022-10-31T13:18:00Z">
        <w:r w:rsidR="00EE19FC">
          <w:t>41</w:t>
        </w:r>
      </w:ins>
      <w:r>
        <w:t xml:space="preserve">. </w:t>
      </w:r>
      <w:r>
        <w:tab/>
        <w:t xml:space="preserve">Pedersen EJ, Miller DL, Simpson GL, Ross N. Hierarchical generalized additive models in ecology: An introduction with </w:t>
      </w:r>
      <w:proofErr w:type="spellStart"/>
      <w:r>
        <w:t>mgcv</w:t>
      </w:r>
      <w:proofErr w:type="spellEnd"/>
      <w:r>
        <w:t xml:space="preserve">. </w:t>
      </w:r>
      <w:proofErr w:type="spellStart"/>
      <w:r>
        <w:t>PeerJ</w:t>
      </w:r>
      <w:proofErr w:type="spellEnd"/>
      <w:r>
        <w:t>. 2019;7: e6876. doi:</w:t>
      </w:r>
      <w:hyperlink r:id="rId52" w:history="1">
        <w:r>
          <w:rPr>
            <w:rStyle w:val="Hyperlink"/>
            <w:u w:val="single"/>
          </w:rPr>
          <w:t>10.7717/peerj.6876</w:t>
        </w:r>
      </w:hyperlink>
    </w:p>
    <w:p w14:paraId="319ECB47" w14:textId="066092AC" w:rsidR="00EE19FC" w:rsidRDefault="00EE19FC" w:rsidP="008322F4">
      <w:pPr>
        <w:pStyle w:val="Bibliography"/>
        <w:spacing w:line="480" w:lineRule="auto"/>
      </w:pPr>
      <w:ins w:id="371" w:author="David Simons" w:date="2022-10-31T13:18:00Z">
        <w:r>
          <w:rPr>
            <w:rStyle w:val="Hyperlink"/>
            <w:u w:val="single"/>
          </w:rPr>
          <w:t xml:space="preserve">42. </w:t>
        </w:r>
      </w:ins>
      <w:ins w:id="372" w:author="David Simons" w:date="2022-10-31T13:19:00Z">
        <w:r>
          <w:rPr>
            <w:rStyle w:val="Hyperlink"/>
            <w:u w:val="single"/>
          </w:rPr>
          <w:t xml:space="preserve">Kendal W. </w:t>
        </w:r>
        <w:r w:rsidRPr="00EE19FC">
          <w:rPr>
            <w:rStyle w:val="Hyperlink"/>
            <w:u w:val="single"/>
          </w:rPr>
          <w:t>Spatial aggregation of the Colorado potato beetle described by an exponential dispersion model</w:t>
        </w:r>
        <w:r>
          <w:rPr>
            <w:rStyle w:val="Hyperlink"/>
            <w:u w:val="single"/>
          </w:rPr>
          <w:t>. Ecological Modelling. 2002</w:t>
        </w:r>
      </w:ins>
      <w:ins w:id="373" w:author="David Simons" w:date="2022-10-31T13:20:00Z">
        <w:r>
          <w:rPr>
            <w:rStyle w:val="Hyperlink"/>
            <w:u w:val="single"/>
          </w:rPr>
          <w:t>;151</w:t>
        </w:r>
        <w:r w:rsidR="00FB4963">
          <w:rPr>
            <w:rStyle w:val="Hyperlink"/>
            <w:u w:val="single"/>
          </w:rPr>
          <w:t>: 261-269. Doi:</w:t>
        </w:r>
        <w:r w:rsidR="00FB4963" w:rsidRPr="00FB4963">
          <w:t xml:space="preserve"> </w:t>
        </w:r>
        <w:r w:rsidR="00FB4963" w:rsidRPr="00FB4963">
          <w:rPr>
            <w:rStyle w:val="Hyperlink"/>
            <w:u w:val="single"/>
          </w:rPr>
          <w:t>10.1016/S0304-3800(01)00494-X</w:t>
        </w:r>
      </w:ins>
    </w:p>
    <w:p w14:paraId="601F5251" w14:textId="3EC160D5" w:rsidR="007D4A9A" w:rsidRDefault="007D4A9A" w:rsidP="008322F4">
      <w:pPr>
        <w:pStyle w:val="Bibliography"/>
        <w:spacing w:line="480" w:lineRule="auto"/>
      </w:pPr>
      <w:bookmarkStart w:id="374" w:name="ref-pedersen_hierarchical_2019"/>
      <w:bookmarkEnd w:id="374"/>
      <w:del w:id="375" w:author="David Simons" w:date="2022-10-31T13:18:00Z">
        <w:r w:rsidDel="00EE19FC">
          <w:lastRenderedPageBreak/>
          <w:delText>41</w:delText>
        </w:r>
      </w:del>
      <w:ins w:id="376" w:author="David Simons" w:date="2022-10-31T13:18:00Z">
        <w:r w:rsidR="00EE19FC">
          <w:t>43</w:t>
        </w:r>
      </w:ins>
      <w:r>
        <w:t xml:space="preserve">. </w:t>
      </w:r>
      <w:r>
        <w:tab/>
        <w:t xml:space="preserve">Wood SN. Generalized additive models: An introduction with r. 2nd ed. Chapman; Hall/CRC; 2017. </w:t>
      </w:r>
    </w:p>
    <w:p w14:paraId="2CA5E9F5" w14:textId="59BD1464" w:rsidR="007D4A9A" w:rsidRDefault="007D4A9A" w:rsidP="008322F4">
      <w:pPr>
        <w:pStyle w:val="Bibliography"/>
        <w:spacing w:line="480" w:lineRule="auto"/>
      </w:pPr>
      <w:bookmarkStart w:id="377" w:name="ref-wood_generalized_2017"/>
      <w:bookmarkEnd w:id="377"/>
      <w:del w:id="378" w:author="David Simons" w:date="2022-10-31T13:20:00Z">
        <w:r w:rsidDel="00FB4963">
          <w:delText>42</w:delText>
        </w:r>
      </w:del>
      <w:ins w:id="379" w:author="David Simons" w:date="2022-10-31T13:20:00Z">
        <w:r w:rsidR="00FB4963">
          <w:t>4</w:t>
        </w:r>
        <w:r w:rsidR="00FB4963">
          <w:t>4</w:t>
        </w:r>
      </w:ins>
      <w:r>
        <w:t xml:space="preserve">. </w:t>
      </w:r>
      <w:r>
        <w:tab/>
        <w:t xml:space="preserve">IUCN. The IUCN red list of threatened species. 2021. Available: </w:t>
      </w:r>
      <w:hyperlink r:id="rId53" w:history="1">
        <w:r>
          <w:rPr>
            <w:rStyle w:val="Hyperlink"/>
            <w:u w:val="single"/>
          </w:rPr>
          <w:t>www.iucnredlist.org</w:t>
        </w:r>
      </w:hyperlink>
    </w:p>
    <w:p w14:paraId="740D317F" w14:textId="5F48BCB8" w:rsidR="007D4A9A" w:rsidRDefault="007D4A9A" w:rsidP="008322F4">
      <w:pPr>
        <w:pStyle w:val="Bibliography"/>
        <w:spacing w:line="480" w:lineRule="auto"/>
      </w:pPr>
      <w:bookmarkStart w:id="380" w:name="ref-iucn_iucn_2021"/>
      <w:bookmarkStart w:id="381" w:name="X55787e8088822d3b23df676b4860ef039e9623b"/>
      <w:bookmarkEnd w:id="380"/>
      <w:del w:id="382" w:author="David Simons" w:date="2022-10-31T13:20:00Z">
        <w:r w:rsidDel="00FB4963">
          <w:delText>43</w:delText>
        </w:r>
      </w:del>
      <w:ins w:id="383" w:author="David Simons" w:date="2022-10-31T13:20:00Z">
        <w:r w:rsidR="00FB4963">
          <w:t>4</w:t>
        </w:r>
      </w:ins>
      <w:ins w:id="384" w:author="David Simons" w:date="2022-10-31T13:21:00Z">
        <w:r w:rsidR="00FB4963">
          <w:t>5</w:t>
        </w:r>
      </w:ins>
      <w:r>
        <w:t xml:space="preserve">. </w:t>
      </w:r>
      <w:r>
        <w:tab/>
        <w:t>GBIF: The Global Biodiversity Information Facility. Occurrence download. The Global Biodiversity Information Facility; 2021. doi:</w:t>
      </w:r>
      <w:hyperlink r:id="rId54" w:history="1">
        <w:r>
          <w:rPr>
            <w:rStyle w:val="Hyperlink"/>
            <w:u w:val="single"/>
          </w:rPr>
          <w:t>10.15468/DL.S52MEH</w:t>
        </w:r>
      </w:hyperlink>
    </w:p>
    <w:bookmarkEnd w:id="381"/>
    <w:p w14:paraId="3930B8A4" w14:textId="631FD1CE" w:rsidR="007D4A9A" w:rsidRDefault="007D4A9A" w:rsidP="008322F4">
      <w:pPr>
        <w:pStyle w:val="Bibliography"/>
        <w:spacing w:line="480" w:lineRule="auto"/>
      </w:pPr>
      <w:del w:id="385" w:author="David Simons" w:date="2022-10-31T13:21:00Z">
        <w:r w:rsidDel="00FB4963">
          <w:delText>44</w:delText>
        </w:r>
      </w:del>
      <w:ins w:id="386" w:author="David Simons" w:date="2022-10-31T13:21:00Z">
        <w:r w:rsidR="00FB4963">
          <w:t>4</w:t>
        </w:r>
        <w:r w:rsidR="00FB4963">
          <w:t>6</w:t>
        </w:r>
      </w:ins>
      <w:r>
        <w:t xml:space="preserve">. </w:t>
      </w:r>
      <w:r>
        <w:tab/>
        <w:t xml:space="preserve">Gibb R, Carlson CJ, Farrell MJ. </w:t>
      </w:r>
      <w:proofErr w:type="spellStart"/>
      <w:r>
        <w:t>Viralemergence</w:t>
      </w:r>
      <w:proofErr w:type="spellEnd"/>
      <w:r>
        <w:t xml:space="preserve">/clover: Preprint + </w:t>
      </w:r>
      <w:proofErr w:type="spellStart"/>
      <w:r>
        <w:t>zenodo</w:t>
      </w:r>
      <w:proofErr w:type="spellEnd"/>
      <w:r>
        <w:t xml:space="preserve">. </w:t>
      </w:r>
      <w:proofErr w:type="spellStart"/>
      <w:r>
        <w:t>Zenodo</w:t>
      </w:r>
      <w:proofErr w:type="spellEnd"/>
      <w:r>
        <w:t>; 2021. doi:</w:t>
      </w:r>
      <w:hyperlink r:id="rId55" w:history="1">
        <w:r>
          <w:rPr>
            <w:rStyle w:val="Hyperlink"/>
            <w:u w:val="single"/>
          </w:rPr>
          <w:t>10.5281/zenodo.4435128</w:t>
        </w:r>
      </w:hyperlink>
    </w:p>
    <w:p w14:paraId="1D284DD0" w14:textId="0203C818" w:rsidR="007D4A9A" w:rsidRDefault="007D4A9A" w:rsidP="008322F4">
      <w:pPr>
        <w:pStyle w:val="Bibliography"/>
        <w:spacing w:line="480" w:lineRule="auto"/>
      </w:pPr>
      <w:bookmarkStart w:id="387" w:name="ref-gibb_viralemergenceclover_2021"/>
      <w:bookmarkEnd w:id="387"/>
      <w:del w:id="388" w:author="David Simons" w:date="2022-10-31T13:21:00Z">
        <w:r w:rsidDel="00FB4963">
          <w:delText>45</w:delText>
        </w:r>
      </w:del>
      <w:ins w:id="389" w:author="David Simons" w:date="2022-10-31T13:21:00Z">
        <w:r w:rsidR="00FB4963">
          <w:t>4</w:t>
        </w:r>
        <w:r w:rsidR="00FB4963">
          <w:t>7</w:t>
        </w:r>
      </w:ins>
      <w:r>
        <w:t xml:space="preserve">. </w:t>
      </w:r>
      <w:r>
        <w:tab/>
        <w:t xml:space="preserve">Harvey E, Holmes EC. </w:t>
      </w:r>
      <w:proofErr w:type="gramStart"/>
      <w:r>
        <w:t>Diversity</w:t>
      </w:r>
      <w:proofErr w:type="gramEnd"/>
      <w:r>
        <w:t xml:space="preserve"> and evolution of the animal </w:t>
      </w:r>
      <w:proofErr w:type="spellStart"/>
      <w:r>
        <w:t>virome</w:t>
      </w:r>
      <w:proofErr w:type="spellEnd"/>
      <w:r>
        <w:t xml:space="preserve">. Nat Rev </w:t>
      </w:r>
      <w:proofErr w:type="spellStart"/>
      <w:r>
        <w:t>Microbiol</w:t>
      </w:r>
      <w:proofErr w:type="spellEnd"/>
      <w:r>
        <w:t>. 2022;20: 321–334. doi:</w:t>
      </w:r>
      <w:hyperlink r:id="rId56" w:history="1">
        <w:r>
          <w:rPr>
            <w:rStyle w:val="Hyperlink"/>
            <w:u w:val="single"/>
          </w:rPr>
          <w:t>10.1038/s41579-021-00665-x</w:t>
        </w:r>
      </w:hyperlink>
    </w:p>
    <w:p w14:paraId="2E3DDD0F" w14:textId="45F1FF2F" w:rsidR="007D4A9A" w:rsidRDefault="007D4A9A" w:rsidP="008322F4">
      <w:pPr>
        <w:pStyle w:val="Bibliography"/>
        <w:spacing w:line="480" w:lineRule="auto"/>
      </w:pPr>
      <w:bookmarkStart w:id="390" w:name="ref-harvey_diversity_2022"/>
      <w:bookmarkEnd w:id="390"/>
      <w:del w:id="391" w:author="David Simons" w:date="2022-10-31T13:21:00Z">
        <w:r w:rsidDel="00FB4963">
          <w:delText>46</w:delText>
        </w:r>
      </w:del>
      <w:ins w:id="392" w:author="David Simons" w:date="2022-10-31T13:21:00Z">
        <w:r w:rsidR="00FB4963">
          <w:t>4</w:t>
        </w:r>
        <w:r w:rsidR="00FB4963">
          <w:t>8</w:t>
        </w:r>
      </w:ins>
      <w:r>
        <w:t xml:space="preserve">. </w:t>
      </w:r>
      <w:r>
        <w:tab/>
        <w:t xml:space="preserve">Basinski AJ, Fichet-Calvet E, Sjodin AR, Varrelman TJ, Remien CH, Layman NC, et al. Bridging the gap: Using reservoir ecology and human serosurveys to estimate </w:t>
      </w:r>
      <w:proofErr w:type="spellStart"/>
      <w:r>
        <w:t>lassa</w:t>
      </w:r>
      <w:proofErr w:type="spellEnd"/>
      <w:r>
        <w:t xml:space="preserve"> virus spillover in west </w:t>
      </w:r>
      <w:proofErr w:type="spellStart"/>
      <w:r>
        <w:t>africa</w:t>
      </w:r>
      <w:proofErr w:type="spellEnd"/>
      <w:r>
        <w:t xml:space="preserve">. Wesolowski A, editor. </w:t>
      </w:r>
      <w:proofErr w:type="spellStart"/>
      <w:r>
        <w:t>PLoS</w:t>
      </w:r>
      <w:proofErr w:type="spellEnd"/>
      <w:r>
        <w:t xml:space="preserve"> </w:t>
      </w:r>
      <w:proofErr w:type="spellStart"/>
      <w:r>
        <w:t>Comput</w:t>
      </w:r>
      <w:proofErr w:type="spellEnd"/>
      <w:r>
        <w:t xml:space="preserve"> Biol. 2021;17: e1008811. doi:</w:t>
      </w:r>
      <w:hyperlink r:id="rId57" w:history="1">
        <w:r>
          <w:rPr>
            <w:rStyle w:val="Hyperlink"/>
            <w:u w:val="single"/>
          </w:rPr>
          <w:t>10.1371/journal.pcbi.1008811</w:t>
        </w:r>
      </w:hyperlink>
    </w:p>
    <w:p w14:paraId="165660A5" w14:textId="2DFC5A03" w:rsidR="007D4A9A" w:rsidRDefault="007D4A9A" w:rsidP="008322F4">
      <w:pPr>
        <w:pStyle w:val="Bibliography"/>
        <w:spacing w:line="480" w:lineRule="auto"/>
      </w:pPr>
      <w:bookmarkStart w:id="393" w:name="ref-basinski_bridging_2021"/>
      <w:bookmarkEnd w:id="393"/>
      <w:del w:id="394" w:author="David Simons" w:date="2022-10-31T13:21:00Z">
        <w:r w:rsidDel="00FB4963">
          <w:delText>47.</w:delText>
        </w:r>
      </w:del>
      <w:ins w:id="395" w:author="David Simons" w:date="2022-10-31T13:21:00Z">
        <w:r w:rsidR="00FB4963">
          <w:t>49.</w:t>
        </w:r>
      </w:ins>
      <w:r>
        <w:t xml:space="preserve"> </w:t>
      </w:r>
      <w:r>
        <w:tab/>
        <w:t xml:space="preserve">Václavík T, </w:t>
      </w:r>
      <w:proofErr w:type="spellStart"/>
      <w:r>
        <w:t>Meentemeyer</w:t>
      </w:r>
      <w:proofErr w:type="spellEnd"/>
      <w:r>
        <w:t xml:space="preserve"> RK. Invasive species distribution modeling (</w:t>
      </w:r>
      <w:proofErr w:type="spellStart"/>
      <w:r>
        <w:t>iSDM</w:t>
      </w:r>
      <w:proofErr w:type="spellEnd"/>
      <w:r>
        <w:t>): Are absence data and dispersal constraints needed to predict actual distributions? Ecological Modelling. 2009;220: 3248–3258. doi:</w:t>
      </w:r>
      <w:hyperlink r:id="rId58" w:history="1">
        <w:r>
          <w:rPr>
            <w:rStyle w:val="Hyperlink"/>
            <w:u w:val="single"/>
          </w:rPr>
          <w:t>10.1016/j.ecolmodel.2009.08.013</w:t>
        </w:r>
      </w:hyperlink>
    </w:p>
    <w:p w14:paraId="0AC64567" w14:textId="2C3B289D" w:rsidR="007D4A9A" w:rsidRDefault="007D4A9A" w:rsidP="008322F4">
      <w:pPr>
        <w:pStyle w:val="Bibliography"/>
        <w:spacing w:line="480" w:lineRule="auto"/>
      </w:pPr>
      <w:bookmarkStart w:id="396" w:name="ref-vaclavik_invasive_2009"/>
      <w:bookmarkEnd w:id="396"/>
      <w:del w:id="397" w:author="David Simons" w:date="2022-10-31T13:21:00Z">
        <w:r w:rsidDel="00FB4963">
          <w:delText>48</w:delText>
        </w:r>
      </w:del>
      <w:ins w:id="398" w:author="David Simons" w:date="2022-10-31T13:21:00Z">
        <w:r w:rsidR="00FB4963">
          <w:t>50</w:t>
        </w:r>
      </w:ins>
      <w:r>
        <w:t xml:space="preserve">. </w:t>
      </w:r>
      <w:r>
        <w:tab/>
        <w:t xml:space="preserve">Zeimes CB, Olsson GE, Ahlm C, </w:t>
      </w:r>
      <w:proofErr w:type="spellStart"/>
      <w:r>
        <w:t>Vanwambeke</w:t>
      </w:r>
      <w:proofErr w:type="spellEnd"/>
      <w:r>
        <w:t xml:space="preserve"> SO. Modelling zoonotic diseases in humans: Comparison of methods for hantavirus in </w:t>
      </w:r>
      <w:proofErr w:type="spellStart"/>
      <w:r>
        <w:t>sweden</w:t>
      </w:r>
      <w:proofErr w:type="spellEnd"/>
      <w:r>
        <w:t xml:space="preserve">. Int J Health </w:t>
      </w:r>
      <w:proofErr w:type="spellStart"/>
      <w:r>
        <w:t>Geogr</w:t>
      </w:r>
      <w:proofErr w:type="spellEnd"/>
      <w:r>
        <w:t>. 2012;11: 39. doi:</w:t>
      </w:r>
      <w:hyperlink r:id="rId59" w:history="1">
        <w:r>
          <w:rPr>
            <w:rStyle w:val="Hyperlink"/>
            <w:u w:val="single"/>
          </w:rPr>
          <w:t>10.1186/1476-072X-11-39</w:t>
        </w:r>
      </w:hyperlink>
    </w:p>
    <w:p w14:paraId="73614161" w14:textId="6F874BB7" w:rsidR="007D4A9A" w:rsidRDefault="007D4A9A" w:rsidP="008322F4">
      <w:pPr>
        <w:pStyle w:val="Bibliography"/>
        <w:spacing w:line="480" w:lineRule="auto"/>
      </w:pPr>
      <w:bookmarkStart w:id="399" w:name="ref-zeimes_modelling_2012"/>
      <w:bookmarkEnd w:id="399"/>
      <w:del w:id="400" w:author="David Simons" w:date="2022-10-31T13:21:00Z">
        <w:r w:rsidDel="00FB4963">
          <w:lastRenderedPageBreak/>
          <w:delText>49</w:delText>
        </w:r>
      </w:del>
      <w:ins w:id="401" w:author="David Simons" w:date="2022-10-31T13:21:00Z">
        <w:r w:rsidR="00FB4963">
          <w:t>51</w:t>
        </w:r>
      </w:ins>
      <w:r>
        <w:t xml:space="preserve">. </w:t>
      </w:r>
      <w:r>
        <w:tab/>
        <w:t xml:space="preserve">Judson SD, LeBreton M, Fuller T, Hoffman RM, </w:t>
      </w:r>
      <w:proofErr w:type="spellStart"/>
      <w:r>
        <w:t>Njabo</w:t>
      </w:r>
      <w:proofErr w:type="spellEnd"/>
      <w:r>
        <w:t xml:space="preserve"> K, Brewer TF, et al. Translating predictions of zoonotic viruses for policymakers. EcoHealth. 2018;15: 52–62. doi:</w:t>
      </w:r>
      <w:hyperlink r:id="rId60" w:history="1">
        <w:r>
          <w:rPr>
            <w:rStyle w:val="Hyperlink"/>
            <w:u w:val="single"/>
          </w:rPr>
          <w:t>10.1007/s10393-017-1304-3</w:t>
        </w:r>
      </w:hyperlink>
    </w:p>
    <w:p w14:paraId="75161295" w14:textId="3EF38FAB" w:rsidR="007D4A9A" w:rsidRDefault="007D4A9A" w:rsidP="008322F4">
      <w:pPr>
        <w:pStyle w:val="Bibliography"/>
        <w:spacing w:line="480" w:lineRule="auto"/>
      </w:pPr>
      <w:bookmarkStart w:id="402" w:name="ref-judson_translating_2018"/>
      <w:bookmarkEnd w:id="402"/>
      <w:del w:id="403" w:author="David Simons" w:date="2022-10-31T13:21:00Z">
        <w:r w:rsidDel="00FB4963">
          <w:delText>50</w:delText>
        </w:r>
      </w:del>
      <w:ins w:id="404" w:author="David Simons" w:date="2022-10-31T13:21:00Z">
        <w:r w:rsidR="00FB4963">
          <w:t>52</w:t>
        </w:r>
      </w:ins>
      <w:r>
        <w:t xml:space="preserve">. </w:t>
      </w:r>
      <w:r>
        <w:tab/>
        <w:t xml:space="preserve">Gibb R, Albery GF, Becker DJ, Brierley L, Connor R, Dallas TA, et al. Data proliferation, reconciliation, and synthesis in viral ecology. </w:t>
      </w:r>
      <w:proofErr w:type="spellStart"/>
      <w:r>
        <w:t>BioScience</w:t>
      </w:r>
      <w:proofErr w:type="spellEnd"/>
      <w:r>
        <w:t>. 2021;71: 1148–1156. doi:</w:t>
      </w:r>
      <w:hyperlink r:id="rId61" w:history="1">
        <w:r>
          <w:rPr>
            <w:rStyle w:val="Hyperlink"/>
            <w:u w:val="single"/>
          </w:rPr>
          <w:t>10.1093/</w:t>
        </w:r>
        <w:proofErr w:type="spellStart"/>
        <w:r>
          <w:rPr>
            <w:rStyle w:val="Hyperlink"/>
            <w:u w:val="single"/>
          </w:rPr>
          <w:t>biosci</w:t>
        </w:r>
        <w:proofErr w:type="spellEnd"/>
        <w:r>
          <w:rPr>
            <w:rStyle w:val="Hyperlink"/>
            <w:u w:val="single"/>
          </w:rPr>
          <w:t>/biab080</w:t>
        </w:r>
      </w:hyperlink>
    </w:p>
    <w:p w14:paraId="6AD3D124" w14:textId="72FE524C" w:rsidR="007D4A9A" w:rsidRDefault="007D4A9A" w:rsidP="008322F4">
      <w:pPr>
        <w:pStyle w:val="Bibliography"/>
        <w:spacing w:line="480" w:lineRule="auto"/>
      </w:pPr>
      <w:bookmarkStart w:id="405" w:name="ref-gibb_data_2021"/>
      <w:bookmarkEnd w:id="405"/>
      <w:del w:id="406" w:author="David Simons" w:date="2022-10-31T13:21:00Z">
        <w:r w:rsidDel="00FB4963">
          <w:delText>51</w:delText>
        </w:r>
      </w:del>
      <w:ins w:id="407" w:author="David Simons" w:date="2022-10-31T13:21:00Z">
        <w:r w:rsidR="00FB4963">
          <w:t>53</w:t>
        </w:r>
      </w:ins>
      <w:r>
        <w:t xml:space="preserve">. </w:t>
      </w:r>
      <w:r>
        <w:tab/>
        <w:t xml:space="preserve">Wilkinson DP, Golding N, </w:t>
      </w:r>
      <w:proofErr w:type="spellStart"/>
      <w:r>
        <w:t>Guillera-Arroita</w:t>
      </w:r>
      <w:proofErr w:type="spellEnd"/>
      <w:r>
        <w:t xml:space="preserve"> G, Tingley R, McCarthy MA. A comparison of joint species distribution models for presence–absence data. Methods in Ecology and Evolution. 2019;10: 198–211. doi:</w:t>
      </w:r>
      <w:hyperlink r:id="rId62" w:history="1">
        <w:r>
          <w:rPr>
            <w:rStyle w:val="Hyperlink"/>
            <w:u w:val="single"/>
          </w:rPr>
          <w:t>10.1111/2041-210X.13106</w:t>
        </w:r>
      </w:hyperlink>
    </w:p>
    <w:p w14:paraId="5B0B4B63" w14:textId="102319C7" w:rsidR="007D4A9A" w:rsidRDefault="007D4A9A" w:rsidP="008322F4">
      <w:pPr>
        <w:pStyle w:val="Bibliography"/>
        <w:spacing w:line="480" w:lineRule="auto"/>
      </w:pPr>
      <w:bookmarkStart w:id="408" w:name="ref-wilkinson_comparison_2019"/>
      <w:bookmarkEnd w:id="408"/>
      <w:del w:id="409" w:author="David Simons" w:date="2022-10-31T13:21:00Z">
        <w:r w:rsidDel="00FB4963">
          <w:delText>52</w:delText>
        </w:r>
      </w:del>
      <w:ins w:id="410" w:author="David Simons" w:date="2022-10-31T13:21:00Z">
        <w:r w:rsidR="00FB4963">
          <w:t>54</w:t>
        </w:r>
      </w:ins>
      <w:r>
        <w:t xml:space="preserve">. </w:t>
      </w:r>
      <w:r>
        <w:tab/>
        <w:t xml:space="preserve">Fichet-Calvet E, </w:t>
      </w:r>
      <w:proofErr w:type="spellStart"/>
      <w:r>
        <w:t>Ölschläger</w:t>
      </w:r>
      <w:proofErr w:type="spellEnd"/>
      <w:r>
        <w:t xml:space="preserve"> S, Strecker T, </w:t>
      </w:r>
      <w:proofErr w:type="spellStart"/>
      <w:r>
        <w:t>Koivogui</w:t>
      </w:r>
      <w:proofErr w:type="spellEnd"/>
      <w:r>
        <w:t xml:space="preserve"> L, Becker-Ziaja B, Camara AB, et al. Spatial and temporal evolution of </w:t>
      </w:r>
      <w:proofErr w:type="spellStart"/>
      <w:r>
        <w:t>lassa</w:t>
      </w:r>
      <w:proofErr w:type="spellEnd"/>
      <w:r>
        <w:t xml:space="preserve"> virus in the natural host population in upper guinea. Sci Rep. 2016;6: 21977. doi:</w:t>
      </w:r>
      <w:hyperlink r:id="rId63" w:history="1">
        <w:r>
          <w:rPr>
            <w:rStyle w:val="Hyperlink"/>
            <w:u w:val="single"/>
          </w:rPr>
          <w:t>10.1038/srep21977</w:t>
        </w:r>
      </w:hyperlink>
    </w:p>
    <w:p w14:paraId="5B57F1CD" w14:textId="5F4E93E4" w:rsidR="007D4A9A" w:rsidRDefault="007D4A9A" w:rsidP="008322F4">
      <w:pPr>
        <w:pStyle w:val="Bibliography"/>
        <w:spacing w:line="480" w:lineRule="auto"/>
      </w:pPr>
      <w:bookmarkStart w:id="411" w:name="ref-fichet-calvet_spatial_2016"/>
      <w:bookmarkEnd w:id="411"/>
      <w:del w:id="412" w:author="David Simons" w:date="2022-10-31T13:21:00Z">
        <w:r w:rsidDel="00FB4963">
          <w:delText>53</w:delText>
        </w:r>
      </w:del>
      <w:ins w:id="413" w:author="David Simons" w:date="2022-10-31T13:21:00Z">
        <w:r w:rsidR="00FB4963">
          <w:t>55</w:t>
        </w:r>
      </w:ins>
      <w:r>
        <w:t xml:space="preserve">. </w:t>
      </w:r>
      <w:r>
        <w:tab/>
        <w:t xml:space="preserve">Herrmann SM, Brandt M, Rasmussen K, Fensholt R. Accelerating land cover change in west </w:t>
      </w:r>
      <w:proofErr w:type="spellStart"/>
      <w:r>
        <w:t>africa</w:t>
      </w:r>
      <w:proofErr w:type="spellEnd"/>
      <w:r>
        <w:t xml:space="preserve"> over four decades as population pressure increased. </w:t>
      </w:r>
      <w:proofErr w:type="spellStart"/>
      <w:r>
        <w:t>Commun</w:t>
      </w:r>
      <w:proofErr w:type="spellEnd"/>
      <w:r>
        <w:t xml:space="preserve"> Earth Environ. 2020;1: 1–10. doi:</w:t>
      </w:r>
      <w:hyperlink r:id="rId64" w:history="1">
        <w:r>
          <w:rPr>
            <w:rStyle w:val="Hyperlink"/>
            <w:u w:val="single"/>
          </w:rPr>
          <w:t>10.1038/s43247-020-00053-y</w:t>
        </w:r>
      </w:hyperlink>
    </w:p>
    <w:p w14:paraId="57E42155" w14:textId="7310761E" w:rsidR="007D4A9A" w:rsidRDefault="007D4A9A" w:rsidP="008322F4">
      <w:pPr>
        <w:pStyle w:val="Bibliography"/>
        <w:spacing w:line="480" w:lineRule="auto"/>
      </w:pPr>
      <w:bookmarkStart w:id="414" w:name="ref-herrmann_accelerating_2020"/>
      <w:bookmarkEnd w:id="414"/>
      <w:del w:id="415" w:author="David Simons" w:date="2022-10-31T13:21:00Z">
        <w:r w:rsidDel="00FB4963">
          <w:delText>54</w:delText>
        </w:r>
      </w:del>
      <w:ins w:id="416" w:author="David Simons" w:date="2022-10-31T13:21:00Z">
        <w:r w:rsidR="00FB4963">
          <w:t>56</w:t>
        </w:r>
      </w:ins>
      <w:r>
        <w:t xml:space="preserve">. </w:t>
      </w:r>
      <w:r>
        <w:tab/>
        <w:t xml:space="preserve">Foster ED, Deardorff A. Open science framework (OSF). J Med </w:t>
      </w:r>
      <w:proofErr w:type="spellStart"/>
      <w:r>
        <w:t>Libr</w:t>
      </w:r>
      <w:proofErr w:type="spellEnd"/>
      <w:r>
        <w:t xml:space="preserve"> Assoc. 2017;105: 203–206. doi:</w:t>
      </w:r>
      <w:hyperlink r:id="rId65" w:history="1">
        <w:r>
          <w:rPr>
            <w:rStyle w:val="Hyperlink"/>
            <w:u w:val="single"/>
          </w:rPr>
          <w:t>10.5195/jmla.2017.88</w:t>
        </w:r>
      </w:hyperlink>
      <w:bookmarkStart w:id="417" w:name="ref-foster_open_2017"/>
      <w:bookmarkEnd w:id="313"/>
      <w:bookmarkEnd w:id="314"/>
      <w:bookmarkEnd w:id="417"/>
    </w:p>
    <w:sectPr w:rsidR="007D4A9A" w:rsidSect="007760BC">
      <w:footerReference w:type="even" r:id="rId66"/>
      <w:footerReference w:type="default" r:id="rId67"/>
      <w:type w:val="continuous"/>
      <w:pgSz w:w="11952" w:h="16848"/>
      <w:pgMar w:top="1800" w:right="720" w:bottom="1800" w:left="720" w:header="720" w:footer="720" w:gutter="72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5F4F7" w14:textId="77777777" w:rsidR="00CE1AF2" w:rsidRDefault="00CE1AF2">
      <w:pPr>
        <w:spacing w:after="0"/>
      </w:pPr>
      <w:r>
        <w:separator/>
      </w:r>
    </w:p>
  </w:endnote>
  <w:endnote w:type="continuationSeparator" w:id="0">
    <w:p w14:paraId="7C2DC276" w14:textId="77777777" w:rsidR="00CE1AF2" w:rsidRDefault="00CE1A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8368408"/>
      <w:docPartObj>
        <w:docPartGallery w:val="Page Numbers (Bottom of Page)"/>
        <w:docPartUnique/>
      </w:docPartObj>
    </w:sdtPr>
    <w:sdtContent>
      <w:p w14:paraId="46D112D4"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279EC">
          <w:rPr>
            <w:rStyle w:val="PageNumber"/>
            <w:noProof/>
          </w:rPr>
          <w:t>0</w:t>
        </w:r>
        <w:r>
          <w:rPr>
            <w:rStyle w:val="PageNumber"/>
          </w:rPr>
          <w:fldChar w:fldCharType="end"/>
        </w:r>
      </w:p>
    </w:sdtContent>
  </w:sdt>
  <w:p w14:paraId="5DCC2B2D"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3226617"/>
      <w:docPartObj>
        <w:docPartGallery w:val="Page Numbers (Bottom of Page)"/>
        <w:docPartUnique/>
      </w:docPartObj>
    </w:sdtPr>
    <w:sdtContent>
      <w:p w14:paraId="5236226F"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3D62B" w14:textId="77777777" w:rsidR="00676DF8" w:rsidRDefault="00000000"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C995B" w14:textId="77777777" w:rsidR="00CE1AF2" w:rsidRDefault="00CE1AF2">
      <w:r>
        <w:separator/>
      </w:r>
    </w:p>
  </w:footnote>
  <w:footnote w:type="continuationSeparator" w:id="0">
    <w:p w14:paraId="6678ED7D" w14:textId="77777777" w:rsidR="00CE1AF2" w:rsidRDefault="00CE1A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D34D3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9025646">
    <w:abstractNumId w:val="13"/>
  </w:num>
  <w:num w:numId="2" w16cid:durableId="1029187248">
    <w:abstractNumId w:val="4"/>
  </w:num>
  <w:num w:numId="3" w16cid:durableId="1512060348">
    <w:abstractNumId w:val="5"/>
  </w:num>
  <w:num w:numId="4" w16cid:durableId="2090729635">
    <w:abstractNumId w:val="6"/>
  </w:num>
  <w:num w:numId="5" w16cid:durableId="1264846254">
    <w:abstractNumId w:val="7"/>
  </w:num>
  <w:num w:numId="6" w16cid:durableId="427047352">
    <w:abstractNumId w:val="9"/>
  </w:num>
  <w:num w:numId="7" w16cid:durableId="1258099721">
    <w:abstractNumId w:val="0"/>
  </w:num>
  <w:num w:numId="8" w16cid:durableId="1245454536">
    <w:abstractNumId w:val="1"/>
  </w:num>
  <w:num w:numId="9" w16cid:durableId="1198665647">
    <w:abstractNumId w:val="2"/>
  </w:num>
  <w:num w:numId="10" w16cid:durableId="1395662364">
    <w:abstractNumId w:val="3"/>
  </w:num>
  <w:num w:numId="11" w16cid:durableId="202443396">
    <w:abstractNumId w:val="8"/>
  </w:num>
  <w:num w:numId="12" w16cid:durableId="923682307">
    <w:abstractNumId w:val="23"/>
  </w:num>
  <w:num w:numId="13" w16cid:durableId="1593276473">
    <w:abstractNumId w:val="22"/>
  </w:num>
  <w:num w:numId="14" w16cid:durableId="339165736">
    <w:abstractNumId w:val="21"/>
  </w:num>
  <w:num w:numId="15" w16cid:durableId="1193030552">
    <w:abstractNumId w:val="20"/>
  </w:num>
  <w:num w:numId="16" w16cid:durableId="404112646">
    <w:abstractNumId w:val="14"/>
  </w:num>
  <w:num w:numId="17" w16cid:durableId="795610451">
    <w:abstractNumId w:val="15"/>
  </w:num>
  <w:num w:numId="18" w16cid:durableId="1965115098">
    <w:abstractNumId w:val="25"/>
  </w:num>
  <w:num w:numId="19" w16cid:durableId="1286236494">
    <w:abstractNumId w:val="19"/>
  </w:num>
  <w:num w:numId="20" w16cid:durableId="477040523">
    <w:abstractNumId w:val="24"/>
  </w:num>
  <w:num w:numId="21" w16cid:durableId="1610165144">
    <w:abstractNumId w:val="12"/>
  </w:num>
  <w:num w:numId="22" w16cid:durableId="1729956029">
    <w:abstractNumId w:val="16"/>
  </w:num>
  <w:num w:numId="23" w16cid:durableId="174148545">
    <w:abstractNumId w:val="18"/>
  </w:num>
  <w:num w:numId="24" w16cid:durableId="922447188">
    <w:abstractNumId w:val="11"/>
  </w:num>
  <w:num w:numId="25" w16cid:durableId="1347558695">
    <w:abstractNumId w:val="17"/>
  </w:num>
  <w:num w:numId="26" w16cid:durableId="605893940">
    <w:abstractNumId w:val="10"/>
  </w:num>
  <w:num w:numId="27" w16cid:durableId="7051812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03377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Simons">
    <w15:presenceInfo w15:providerId="None" w15:userId="David Simo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094"/>
    <w:rsid w:val="00013B3A"/>
    <w:rsid w:val="000707BC"/>
    <w:rsid w:val="000E3929"/>
    <w:rsid w:val="00182C25"/>
    <w:rsid w:val="0018695A"/>
    <w:rsid w:val="001879B4"/>
    <w:rsid w:val="0019041B"/>
    <w:rsid w:val="001B1245"/>
    <w:rsid w:val="00203AB0"/>
    <w:rsid w:val="00273E40"/>
    <w:rsid w:val="00290CF9"/>
    <w:rsid w:val="002E47F4"/>
    <w:rsid w:val="002F0C0D"/>
    <w:rsid w:val="00304888"/>
    <w:rsid w:val="003400BB"/>
    <w:rsid w:val="00380A57"/>
    <w:rsid w:val="003C675B"/>
    <w:rsid w:val="004029B8"/>
    <w:rsid w:val="0040465B"/>
    <w:rsid w:val="004104B0"/>
    <w:rsid w:val="00443456"/>
    <w:rsid w:val="00495849"/>
    <w:rsid w:val="004B0E90"/>
    <w:rsid w:val="004C342F"/>
    <w:rsid w:val="00556C7B"/>
    <w:rsid w:val="005648E1"/>
    <w:rsid w:val="00577113"/>
    <w:rsid w:val="00584719"/>
    <w:rsid w:val="005D64BE"/>
    <w:rsid w:val="005E4AD6"/>
    <w:rsid w:val="00644D4A"/>
    <w:rsid w:val="00705AAA"/>
    <w:rsid w:val="0074221D"/>
    <w:rsid w:val="00743A66"/>
    <w:rsid w:val="007760BC"/>
    <w:rsid w:val="00782A2B"/>
    <w:rsid w:val="007853B8"/>
    <w:rsid w:val="00792706"/>
    <w:rsid w:val="007D4A9A"/>
    <w:rsid w:val="00805094"/>
    <w:rsid w:val="0081699B"/>
    <w:rsid w:val="008322F4"/>
    <w:rsid w:val="008D41D3"/>
    <w:rsid w:val="00912875"/>
    <w:rsid w:val="00934D6D"/>
    <w:rsid w:val="00941C37"/>
    <w:rsid w:val="00950FA9"/>
    <w:rsid w:val="00962888"/>
    <w:rsid w:val="00966297"/>
    <w:rsid w:val="009A39AE"/>
    <w:rsid w:val="009C13BA"/>
    <w:rsid w:val="00A45FEA"/>
    <w:rsid w:val="00AE4501"/>
    <w:rsid w:val="00B569E9"/>
    <w:rsid w:val="00B62E99"/>
    <w:rsid w:val="00B647D5"/>
    <w:rsid w:val="00B71A54"/>
    <w:rsid w:val="00BA4D66"/>
    <w:rsid w:val="00BC1434"/>
    <w:rsid w:val="00C30E69"/>
    <w:rsid w:val="00C4119D"/>
    <w:rsid w:val="00C65E2F"/>
    <w:rsid w:val="00C867D8"/>
    <w:rsid w:val="00CE1AF2"/>
    <w:rsid w:val="00D2551F"/>
    <w:rsid w:val="00D54208"/>
    <w:rsid w:val="00D914E4"/>
    <w:rsid w:val="00E3462F"/>
    <w:rsid w:val="00E84C0A"/>
    <w:rsid w:val="00EB4C36"/>
    <w:rsid w:val="00EE19FC"/>
    <w:rsid w:val="00F115F6"/>
    <w:rsid w:val="00F279EC"/>
    <w:rsid w:val="00F46FDD"/>
    <w:rsid w:val="00F63D8C"/>
    <w:rsid w:val="00FB4963"/>
    <w:rsid w:val="00FF6B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38549"/>
  <w15:docId w15:val="{B3C42F08-6E58-4E2D-9C23-0A8CF38E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link w:val="Heading2Char"/>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link w:val="Heading3Char"/>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character" w:customStyle="1" w:styleId="Heading1Char">
    <w:name w:val="Heading 1 Char"/>
    <w:basedOn w:val="DefaultParagraphFont"/>
    <w:link w:val="Heading1"/>
    <w:uiPriority w:val="9"/>
    <w:rsid w:val="007D4A9A"/>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7D4A9A"/>
    <w:rPr>
      <w:rFonts w:asciiTheme="majorHAnsi" w:eastAsiaTheme="majorEastAsia" w:hAnsiTheme="majorHAnsi" w:cstheme="majorBidi"/>
      <w:b/>
      <w:bCs/>
      <w:color w:val="000000" w:themeColor="text1"/>
      <w:sz w:val="32"/>
      <w:szCs w:val="32"/>
    </w:rPr>
  </w:style>
  <w:style w:type="character" w:customStyle="1" w:styleId="Heading3Char">
    <w:name w:val="Heading 3 Char"/>
    <w:basedOn w:val="DefaultParagraphFont"/>
    <w:link w:val="Heading3"/>
    <w:uiPriority w:val="9"/>
    <w:rsid w:val="007D4A9A"/>
    <w:rPr>
      <w:rFonts w:asciiTheme="majorHAnsi" w:eastAsiaTheme="majorEastAsia" w:hAnsiTheme="majorHAnsi" w:cstheme="majorBidi"/>
      <w:b/>
      <w:bCs/>
      <w:color w:val="000000" w:themeColor="text1"/>
      <w:sz w:val="28"/>
      <w:szCs w:val="28"/>
    </w:rPr>
  </w:style>
  <w:style w:type="character" w:styleId="LineNumber">
    <w:name w:val="line number"/>
    <w:basedOn w:val="DefaultParagraphFont"/>
    <w:semiHidden/>
    <w:unhideWhenUsed/>
    <w:rsid w:val="008322F4"/>
  </w:style>
  <w:style w:type="paragraph" w:styleId="Revision">
    <w:name w:val="Revision"/>
    <w:hidden/>
    <w:semiHidden/>
    <w:rsid w:val="0081699B"/>
    <w:pPr>
      <w:spacing w:after="0"/>
    </w:pPr>
  </w:style>
  <w:style w:type="character" w:styleId="CommentReference">
    <w:name w:val="annotation reference"/>
    <w:basedOn w:val="DefaultParagraphFont"/>
    <w:semiHidden/>
    <w:unhideWhenUsed/>
    <w:rsid w:val="000707BC"/>
    <w:rPr>
      <w:sz w:val="16"/>
      <w:szCs w:val="16"/>
    </w:rPr>
  </w:style>
  <w:style w:type="paragraph" w:styleId="CommentText">
    <w:name w:val="annotation text"/>
    <w:basedOn w:val="Normal"/>
    <w:link w:val="CommentTextChar"/>
    <w:unhideWhenUsed/>
    <w:rsid w:val="000707BC"/>
    <w:rPr>
      <w:sz w:val="20"/>
      <w:szCs w:val="20"/>
    </w:rPr>
  </w:style>
  <w:style w:type="character" w:customStyle="1" w:styleId="CommentTextChar">
    <w:name w:val="Comment Text Char"/>
    <w:basedOn w:val="DefaultParagraphFont"/>
    <w:link w:val="CommentText"/>
    <w:rsid w:val="000707BC"/>
    <w:rPr>
      <w:sz w:val="20"/>
      <w:szCs w:val="20"/>
    </w:rPr>
  </w:style>
  <w:style w:type="paragraph" w:styleId="CommentSubject">
    <w:name w:val="annotation subject"/>
    <w:basedOn w:val="CommentText"/>
    <w:next w:val="CommentText"/>
    <w:link w:val="CommentSubjectChar"/>
    <w:semiHidden/>
    <w:unhideWhenUsed/>
    <w:rsid w:val="000707BC"/>
    <w:rPr>
      <w:b/>
      <w:bCs/>
    </w:rPr>
  </w:style>
  <w:style w:type="character" w:customStyle="1" w:styleId="CommentSubjectChar">
    <w:name w:val="Comment Subject Char"/>
    <w:basedOn w:val="CommentTextChar"/>
    <w:link w:val="CommentSubject"/>
    <w:semiHidden/>
    <w:rsid w:val="000707BC"/>
    <w:rPr>
      <w:b/>
      <w:bCs/>
      <w:sz w:val="20"/>
      <w:szCs w:val="20"/>
    </w:rPr>
  </w:style>
  <w:style w:type="character" w:styleId="FollowedHyperlink">
    <w:name w:val="FollowedHyperlink"/>
    <w:basedOn w:val="DefaultParagraphFont"/>
    <w:semiHidden/>
    <w:unhideWhenUsed/>
    <w:rsid w:val="00C867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6519">
      <w:bodyDiv w:val="1"/>
      <w:marLeft w:val="0"/>
      <w:marRight w:val="0"/>
      <w:marTop w:val="0"/>
      <w:marBottom w:val="0"/>
      <w:divBdr>
        <w:top w:val="none" w:sz="0" w:space="0" w:color="auto"/>
        <w:left w:val="none" w:sz="0" w:space="0" w:color="auto"/>
        <w:bottom w:val="none" w:sz="0" w:space="0" w:color="auto"/>
        <w:right w:val="none" w:sz="0" w:space="0" w:color="auto"/>
      </w:divBdr>
    </w:div>
    <w:div w:id="316767878">
      <w:bodyDiv w:val="1"/>
      <w:marLeft w:val="0"/>
      <w:marRight w:val="0"/>
      <w:marTop w:val="0"/>
      <w:marBottom w:val="0"/>
      <w:divBdr>
        <w:top w:val="none" w:sz="0" w:space="0" w:color="auto"/>
        <w:left w:val="none" w:sz="0" w:space="0" w:color="auto"/>
        <w:bottom w:val="none" w:sz="0" w:space="0" w:color="auto"/>
        <w:right w:val="none" w:sz="0" w:space="0" w:color="auto"/>
      </w:divBdr>
    </w:div>
    <w:div w:id="495388237">
      <w:bodyDiv w:val="1"/>
      <w:marLeft w:val="0"/>
      <w:marRight w:val="0"/>
      <w:marTop w:val="0"/>
      <w:marBottom w:val="0"/>
      <w:divBdr>
        <w:top w:val="none" w:sz="0" w:space="0" w:color="auto"/>
        <w:left w:val="none" w:sz="0" w:space="0" w:color="auto"/>
        <w:bottom w:val="none" w:sz="0" w:space="0" w:color="auto"/>
        <w:right w:val="none" w:sz="0" w:space="0" w:color="auto"/>
      </w:divBdr>
    </w:div>
    <w:div w:id="786899376">
      <w:bodyDiv w:val="1"/>
      <w:marLeft w:val="0"/>
      <w:marRight w:val="0"/>
      <w:marTop w:val="0"/>
      <w:marBottom w:val="0"/>
      <w:divBdr>
        <w:top w:val="none" w:sz="0" w:space="0" w:color="auto"/>
        <w:left w:val="none" w:sz="0" w:space="0" w:color="auto"/>
        <w:bottom w:val="none" w:sz="0" w:space="0" w:color="auto"/>
        <w:right w:val="none" w:sz="0" w:space="0" w:color="auto"/>
      </w:divBdr>
    </w:div>
    <w:div w:id="1115514184">
      <w:bodyDiv w:val="1"/>
      <w:marLeft w:val="0"/>
      <w:marRight w:val="0"/>
      <w:marTop w:val="0"/>
      <w:marBottom w:val="0"/>
      <w:divBdr>
        <w:top w:val="none" w:sz="0" w:space="0" w:color="auto"/>
        <w:left w:val="none" w:sz="0" w:space="0" w:color="auto"/>
        <w:bottom w:val="none" w:sz="0" w:space="0" w:color="auto"/>
        <w:right w:val="none" w:sz="0" w:space="0" w:color="auto"/>
      </w:divBdr>
    </w:div>
    <w:div w:id="1169711713">
      <w:bodyDiv w:val="1"/>
      <w:marLeft w:val="0"/>
      <w:marRight w:val="0"/>
      <w:marTop w:val="0"/>
      <w:marBottom w:val="0"/>
      <w:divBdr>
        <w:top w:val="none" w:sz="0" w:space="0" w:color="auto"/>
        <w:left w:val="none" w:sz="0" w:space="0" w:color="auto"/>
        <w:bottom w:val="none" w:sz="0" w:space="0" w:color="auto"/>
        <w:right w:val="none" w:sz="0" w:space="0" w:color="auto"/>
      </w:divBdr>
    </w:div>
    <w:div w:id="1373727913">
      <w:bodyDiv w:val="1"/>
      <w:marLeft w:val="0"/>
      <w:marRight w:val="0"/>
      <w:marTop w:val="0"/>
      <w:marBottom w:val="0"/>
      <w:divBdr>
        <w:top w:val="none" w:sz="0" w:space="0" w:color="auto"/>
        <w:left w:val="none" w:sz="0" w:space="0" w:color="auto"/>
        <w:bottom w:val="none" w:sz="0" w:space="0" w:color="auto"/>
        <w:right w:val="none" w:sz="0" w:space="0" w:color="auto"/>
      </w:divBdr>
    </w:div>
    <w:div w:id="1434669917">
      <w:bodyDiv w:val="1"/>
      <w:marLeft w:val="0"/>
      <w:marRight w:val="0"/>
      <w:marTop w:val="0"/>
      <w:marBottom w:val="0"/>
      <w:divBdr>
        <w:top w:val="none" w:sz="0" w:space="0" w:color="auto"/>
        <w:left w:val="none" w:sz="0" w:space="0" w:color="auto"/>
        <w:bottom w:val="none" w:sz="0" w:space="0" w:color="auto"/>
        <w:right w:val="none" w:sz="0" w:space="0" w:color="auto"/>
      </w:divBdr>
    </w:div>
    <w:div w:id="1582831311">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 w:id="2000110915">
      <w:bodyDiv w:val="1"/>
      <w:marLeft w:val="0"/>
      <w:marRight w:val="0"/>
      <w:marTop w:val="0"/>
      <w:marBottom w:val="0"/>
      <w:divBdr>
        <w:top w:val="none" w:sz="0" w:space="0" w:color="auto"/>
        <w:left w:val="none" w:sz="0" w:space="0" w:color="auto"/>
        <w:bottom w:val="none" w:sz="0" w:space="0" w:color="auto"/>
        <w:right w:val="none" w:sz="0" w:space="0" w:color="auto"/>
      </w:divBdr>
    </w:div>
    <w:div w:id="2095741973">
      <w:bodyDiv w:val="1"/>
      <w:marLeft w:val="0"/>
      <w:marRight w:val="0"/>
      <w:marTop w:val="0"/>
      <w:marBottom w:val="0"/>
      <w:divBdr>
        <w:top w:val="none" w:sz="0" w:space="0" w:color="auto"/>
        <w:left w:val="none" w:sz="0" w:space="0" w:color="auto"/>
        <w:bottom w:val="none" w:sz="0" w:space="0" w:color="auto"/>
        <w:right w:val="none" w:sz="0" w:space="0" w:color="auto"/>
      </w:divBdr>
    </w:div>
    <w:div w:id="21057588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stor.org/stable/42902037" TargetMode="External"/><Relationship Id="rId21" Type="http://schemas.openxmlformats.org/officeDocument/2006/relationships/hyperlink" Target="https://doi.org/10.1186/1756-3305-4-106" TargetMode="External"/><Relationship Id="rId42" Type="http://schemas.openxmlformats.org/officeDocument/2006/relationships/hyperlink" Target="https://doi.org/10.3201/eid2606.200107" TargetMode="External"/><Relationship Id="rId47" Type="http://schemas.openxmlformats.org/officeDocument/2006/relationships/hyperlink" Target="https://journal.r-project.org/archive/2018/RJ-2018-009/index.html" TargetMode="External"/><Relationship Id="rId63" Type="http://schemas.openxmlformats.org/officeDocument/2006/relationships/hyperlink" Target="https://doi.org/10.1038/srep21977"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tree.2016.09.012" TargetMode="External"/><Relationship Id="rId29" Type="http://schemas.openxmlformats.org/officeDocument/2006/relationships/hyperlink" Target="https://doi.org/10.1016/j.pt.2016.04.007" TargetMode="External"/><Relationship Id="rId11" Type="http://schemas.openxmlformats.org/officeDocument/2006/relationships/image" Target="media/image4.png"/><Relationship Id="rId24" Type="http://schemas.openxmlformats.org/officeDocument/2006/relationships/hyperlink" Target="https://doi.org/10.1098/rsbl.2021.0427" TargetMode="External"/><Relationship Id="rId32" Type="http://schemas.openxmlformats.org/officeDocument/2006/relationships/hyperlink" Target="https://doi.org/10.1111/ecog.06219" TargetMode="External"/><Relationship Id="rId37" Type="http://schemas.openxmlformats.org/officeDocument/2006/relationships/hyperlink" Target="https://doi.org/10.1371/journal.pone.0187602" TargetMode="External"/><Relationship Id="rId40" Type="http://schemas.openxmlformats.org/officeDocument/2006/relationships/hyperlink" Target="https://doi.org/10.1111/mam.12088" TargetMode="External"/><Relationship Id="rId45" Type="http://schemas.openxmlformats.org/officeDocument/2006/relationships/hyperlink" Target="https://www.gbif.org/" TargetMode="External"/><Relationship Id="rId53" Type="http://schemas.openxmlformats.org/officeDocument/2006/relationships/hyperlink" Target="https://www.iucnredlist.org/" TargetMode="External"/><Relationship Id="rId58" Type="http://schemas.openxmlformats.org/officeDocument/2006/relationships/hyperlink" Target="https://doi.org/10.1016/j.ecolmodel.2009.08.013"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oi.org/10.1093/biosci/biab080" TargetMode="External"/><Relationship Id="rId19" Type="http://schemas.openxmlformats.org/officeDocument/2006/relationships/hyperlink" Target="https://doi.org/10.1098/rstb.2009.0067" TargetMode="External"/><Relationship Id="rId14" Type="http://schemas.openxmlformats.org/officeDocument/2006/relationships/hyperlink" Target="https://doi.org/10.1126/sciadv.abl4183" TargetMode="External"/><Relationship Id="rId22" Type="http://schemas.openxmlformats.org/officeDocument/2006/relationships/hyperlink" Target="https://doi.org/10.1097/QCO.0000000000000749" TargetMode="External"/><Relationship Id="rId27" Type="http://schemas.openxmlformats.org/officeDocument/2006/relationships/hyperlink" Target="https://doi.org/10.1016/j.pt.2020.10.012" TargetMode="External"/><Relationship Id="rId30" Type="http://schemas.openxmlformats.org/officeDocument/2006/relationships/hyperlink" Target="https://doi.org/10.1136/bmj.m3389" TargetMode="External"/><Relationship Id="rId35" Type="http://schemas.openxmlformats.org/officeDocument/2006/relationships/hyperlink" Target="https://doi.org/10.1098/rstb.2020.0358" TargetMode="External"/><Relationship Id="rId43" Type="http://schemas.openxmlformats.org/officeDocument/2006/relationships/hyperlink" Target="https://p2.predict.global/surveillance" TargetMode="External"/><Relationship Id="rId48" Type="http://schemas.openxmlformats.org/officeDocument/2006/relationships/hyperlink" Target="https://www.r-project.org/" TargetMode="External"/><Relationship Id="rId56" Type="http://schemas.openxmlformats.org/officeDocument/2006/relationships/hyperlink" Target="https://doi.org/10.1038/s41579-021-00665-x" TargetMode="External"/><Relationship Id="rId64" Type="http://schemas.openxmlformats.org/officeDocument/2006/relationships/hyperlink" Target="https://doi.org/10.1038/s43247-020-00053-y" TargetMode="Externa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cds.climate.copernicus.eu/cdsap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98/rstb.2020.0362" TargetMode="External"/><Relationship Id="rId25" Type="http://schemas.openxmlformats.org/officeDocument/2006/relationships/hyperlink" Target="https://doi.org/10.1111/1365-2664.13016" TargetMode="External"/><Relationship Id="rId33" Type="http://schemas.openxmlformats.org/officeDocument/2006/relationships/hyperlink" Target="https://doi.org/10.1016/j.ecoinf.2013.11.002" TargetMode="External"/><Relationship Id="rId38" Type="http://schemas.openxmlformats.org/officeDocument/2006/relationships/hyperlink" Target="https://doi.org/10.1080/10408410902989837" TargetMode="External"/><Relationship Id="rId46" Type="http://schemas.openxmlformats.org/officeDocument/2006/relationships/hyperlink" Target="https://geonames.nga.mil/gns/html/" TargetMode="External"/><Relationship Id="rId59" Type="http://schemas.openxmlformats.org/officeDocument/2006/relationships/hyperlink" Target="https://doi.org/10.1186/1476-072X-11-39" TargetMode="External"/><Relationship Id="rId67" Type="http://schemas.openxmlformats.org/officeDocument/2006/relationships/footer" Target="footer2.xml"/><Relationship Id="rId20" Type="http://schemas.openxmlformats.org/officeDocument/2006/relationships/hyperlink" Target="https://doi.org/10.1136/vr.h798" TargetMode="External"/><Relationship Id="rId41" Type="http://schemas.openxmlformats.org/officeDocument/2006/relationships/hyperlink" Target="http://www.vliz.be/nl/open-marien-archief?module=ref&amp;refid=204614" TargetMode="External"/><Relationship Id="rId54" Type="http://schemas.openxmlformats.org/officeDocument/2006/relationships/hyperlink" Target="https://doi.org/10.15468/DL.S52MEH" TargetMode="External"/><Relationship Id="rId62" Type="http://schemas.openxmlformats.org/officeDocument/2006/relationships/hyperlink" Target="https://doi.org/10.1111/2041-210X.13106"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38/s41467-017-00923-8" TargetMode="External"/><Relationship Id="rId23" Type="http://schemas.openxmlformats.org/officeDocument/2006/relationships/hyperlink" Target="https://doi.org/10.1073/pnas.1501598112" TargetMode="External"/><Relationship Id="rId28" Type="http://schemas.openxmlformats.org/officeDocument/2006/relationships/hyperlink" Target="https://doi.org/10.1038/s41586-020-2562-8" TargetMode="External"/><Relationship Id="rId36" Type="http://schemas.openxmlformats.org/officeDocument/2006/relationships/hyperlink" Target="https://doi.org/10.1371/journal.pbio.3001135" TargetMode="External"/><Relationship Id="rId49" Type="http://schemas.openxmlformats.org/officeDocument/2006/relationships/hyperlink" Target="https://gadm.org/index.html" TargetMode="External"/><Relationship Id="rId57" Type="http://schemas.openxmlformats.org/officeDocument/2006/relationships/hyperlink" Target="https://doi.org/10.1371/journal.pcbi.1008811" TargetMode="External"/><Relationship Id="rId10" Type="http://schemas.openxmlformats.org/officeDocument/2006/relationships/image" Target="media/image3.png"/><Relationship Id="rId31" Type="http://schemas.openxmlformats.org/officeDocument/2006/relationships/hyperlink" Target="https://doi.org/10.1371/journal.pbio.1000385" TargetMode="External"/><Relationship Id="rId44" Type="http://schemas.openxmlformats.org/officeDocument/2006/relationships/hyperlink" Target="https://doi.org/10.5281/zenodo.7022637" TargetMode="External"/><Relationship Id="rId52" Type="http://schemas.openxmlformats.org/officeDocument/2006/relationships/hyperlink" Target="https://doi.org/10.7717/peerj.6876" TargetMode="External"/><Relationship Id="rId60" Type="http://schemas.openxmlformats.org/officeDocument/2006/relationships/hyperlink" Target="https://doi.org/10.1007/s10393-017-1304-3" TargetMode="External"/><Relationship Id="rId65" Type="http://schemas.openxmlformats.org/officeDocument/2006/relationships/hyperlink" Target="https://doi.org/10.5195/jmla.2017.8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111/zph.12489" TargetMode="External"/><Relationship Id="rId39" Type="http://schemas.openxmlformats.org/officeDocument/2006/relationships/hyperlink" Target="https://www.frontiersin.org/article/10.3389/fvets.2020.00461" TargetMode="External"/><Relationship Id="rId34" Type="http://schemas.openxmlformats.org/officeDocument/2006/relationships/hyperlink" Target="https://doi.org/10.1098/rstb.2018.0336" TargetMode="External"/><Relationship Id="rId50" Type="http://schemas.openxmlformats.org/officeDocument/2006/relationships/hyperlink" Target="https://sedac.ciesin.columbia.edu/data/collection/gpw-v4" TargetMode="External"/><Relationship Id="rId55" Type="http://schemas.openxmlformats.org/officeDocument/2006/relationships/hyperlink" Target="https://doi.org/10.5281/zenodo.44351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EB62-219B-4123-856D-2B90EF03D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4144</TotalTime>
  <Pages>41</Pages>
  <Words>8765</Words>
  <Characters>49963</Characters>
  <Application>Microsoft Office Word</Application>
  <DocSecurity>0</DocSecurity>
  <Lines>416</Lines>
  <Paragraphs>117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Rodent trapping studies as an overlooked information source for understanding endemic and novel zoonotic spillover.</vt:lpstr>
      <vt:lpstr>Title</vt:lpstr>
    </vt:vector>
  </TitlesOfParts>
  <Company/>
  <LinksUpToDate>false</LinksUpToDate>
  <CharactersWithSpaces>58611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Rodent trapping studies as an overlooked information source for understanding endemic and novel zoonotic spillover.</dc:title>
  <dc:creator>David Simons; Lauren A. Attfield; Kate E. Jones; Deborah Watson-Jones; Richard Kock</dc:creator>
  <cp:keywords/>
  <cp:lastModifiedBy>David Simons</cp:lastModifiedBy>
  <cp:revision>8</cp:revision>
  <dcterms:created xsi:type="dcterms:W3CDTF">2022-10-26T22:22:00Z</dcterms:created>
  <dcterms:modified xsi:type="dcterms:W3CDTF">2022-10-31T21:12:00Z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harvard.csl</vt:lpwstr>
  </property>
  <property fmtid="{D5CDD505-2E9C-101B-9397-08002B2CF9AE}" pid="5" name="date">
    <vt:lpwstr>2022-08-25</vt:lpwstr>
  </property>
  <property fmtid="{D5CDD505-2E9C-101B-9397-08002B2CF9AE}" pid="6" name="latex_engine">
    <vt:lpwstr>xelatex</vt:lpwstr>
  </property>
  <property fmtid="{D5CDD505-2E9C-101B-9397-08002B2CF9AE}" pid="7" name="output">
    <vt:lpwstr/>
  </property>
</Properties>
</file>